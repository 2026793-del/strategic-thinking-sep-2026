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E6F9FF" w14:textId="2BBCF3D0" w:rsidR="0051184F" w:rsidRDefault="00E73B14">
      <w:r>
        <w:rPr>
          <w:noProof/>
        </w:rPr>
        <mc:AlternateContent>
          <mc:Choice Requires="wpg">
            <w:drawing>
              <wp:anchor distT="0" distB="0" distL="114300" distR="114300" simplePos="0" relativeHeight="251656704" behindDoc="0" locked="0" layoutInCell="1" hidden="0" allowOverlap="1" wp14:anchorId="6BEA538D" wp14:editId="17944A14">
                <wp:simplePos x="0" y="0"/>
                <wp:positionH relativeFrom="page">
                  <wp:posOffset>428625</wp:posOffset>
                </wp:positionH>
                <wp:positionV relativeFrom="margin">
                  <wp:posOffset>-1170304</wp:posOffset>
                </wp:positionV>
                <wp:extent cx="228600" cy="10403359"/>
                <wp:effectExtent l="0" t="0" r="0" b="0"/>
                <wp:wrapNone/>
                <wp:docPr id="1728545881" name="Group 1728545881"/>
                <wp:cNvGraphicFramePr/>
                <a:graphic xmlns:a="http://schemas.openxmlformats.org/drawingml/2006/main">
                  <a:graphicData uri="http://schemas.microsoft.com/office/word/2010/wordprocessingGroup">
                    <wpg:wgp>
                      <wpg:cNvGrpSpPr/>
                      <wpg:grpSpPr>
                        <a:xfrm>
                          <a:off x="0" y="0"/>
                          <a:ext cx="228600" cy="10403359"/>
                          <a:chOff x="5231700" y="0"/>
                          <a:chExt cx="228600" cy="7560000"/>
                        </a:xfrm>
                      </wpg:grpSpPr>
                      <wpg:grpSp>
                        <wpg:cNvPr id="150243782" name="Group 150243782"/>
                        <wpg:cNvGrpSpPr/>
                        <wpg:grpSpPr>
                          <a:xfrm>
                            <a:off x="5231700" y="0"/>
                            <a:ext cx="228600" cy="7560000"/>
                            <a:chOff x="0" y="0"/>
                            <a:chExt cx="228600" cy="9144000"/>
                          </a:xfrm>
                        </wpg:grpSpPr>
                        <wps:wsp>
                          <wps:cNvPr id="1022607563" name="Rectangle 1022607563"/>
                          <wps:cNvSpPr/>
                          <wps:spPr>
                            <a:xfrm>
                              <a:off x="0" y="0"/>
                              <a:ext cx="228600" cy="9144000"/>
                            </a:xfrm>
                            <a:prstGeom prst="rect">
                              <a:avLst/>
                            </a:prstGeom>
                            <a:noFill/>
                            <a:ln>
                              <a:noFill/>
                            </a:ln>
                          </wps:spPr>
                          <wps:txbx>
                            <w:txbxContent>
                              <w:p w14:paraId="41DD614A" w14:textId="77777777" w:rsidR="0051184F" w:rsidRDefault="0051184F">
                                <w:pPr>
                                  <w:spacing w:after="0" w:line="240" w:lineRule="auto"/>
                                  <w:textDirection w:val="btLr"/>
                                </w:pPr>
                              </w:p>
                            </w:txbxContent>
                          </wps:txbx>
                          <wps:bodyPr spcFirstLastPara="1" wrap="square" lIns="91425" tIns="91425" rIns="91425" bIns="91425" anchor="ctr" anchorCtr="0">
                            <a:noAutofit/>
                          </wps:bodyPr>
                        </wps:wsp>
                        <wps:wsp>
                          <wps:cNvPr id="645180660" name="Rectangle 645180660"/>
                          <wps:cNvSpPr/>
                          <wps:spPr>
                            <a:xfrm>
                              <a:off x="0" y="0"/>
                              <a:ext cx="228600" cy="8782050"/>
                            </a:xfrm>
                            <a:prstGeom prst="rect">
                              <a:avLst/>
                            </a:prstGeom>
                            <a:solidFill>
                              <a:schemeClr val="accent2"/>
                            </a:solidFill>
                            <a:ln>
                              <a:noFill/>
                            </a:ln>
                          </wps:spPr>
                          <wps:txbx>
                            <w:txbxContent>
                              <w:p w14:paraId="05B83197" w14:textId="77777777" w:rsidR="0051184F" w:rsidRDefault="0051184F">
                                <w:pPr>
                                  <w:spacing w:after="0" w:line="240" w:lineRule="auto"/>
                                  <w:textDirection w:val="btLr"/>
                                </w:pPr>
                              </w:p>
                            </w:txbxContent>
                          </wps:txbx>
                          <wps:bodyPr spcFirstLastPara="1" wrap="square" lIns="91425" tIns="91425" rIns="91425" bIns="91425" anchor="ctr" anchorCtr="0">
                            <a:noAutofit/>
                          </wps:bodyPr>
                        </wps:wsp>
                        <wps:wsp>
                          <wps:cNvPr id="300658735" name="Rectangle 300658735"/>
                          <wps:cNvSpPr/>
                          <wps:spPr>
                            <a:xfrm>
                              <a:off x="0" y="8915400"/>
                              <a:ext cx="228600" cy="228600"/>
                            </a:xfrm>
                            <a:prstGeom prst="rect">
                              <a:avLst/>
                            </a:prstGeom>
                            <a:solidFill>
                              <a:schemeClr val="accent1"/>
                            </a:solidFill>
                            <a:ln>
                              <a:noFill/>
                            </a:ln>
                          </wps:spPr>
                          <wps:txbx>
                            <w:txbxContent>
                              <w:p w14:paraId="405A72B8" w14:textId="77777777" w:rsidR="0051184F" w:rsidRDefault="0051184F">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6BEA538D" id="Group 1728545881" o:spid="_x0000_s1026" style="position:absolute;margin-left:33.75pt;margin-top:-92.15pt;width:18pt;height:819.15pt;z-index:251656704;mso-position-horizontal-relative:page;mso-position-vertical-relative:margin" coordorigin="52317" coordsize="2286,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">
                <v:group id="Group 150243782" o:spid="_x0000_s1027" style="position:absolute;left:52317;width:2286;height:75600" coordsize="2286,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">
                  <v:rect id="Rectangle 1022607563" o:spid="_x0000_s1028" style="position:absolute;width:2286;height:9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" filled="f" stroked="f">
                    <v:textbox inset="2.53958mm,2.53958mm,2.53958mm,2.53958mm">
                      <w:txbxContent>
                        <w:p w14:paraId="41DD614A" w14:textId="77777777" w:rsidR="0051184F" w:rsidRDefault="0051184F">
                          <w:pPr>
                            <w:spacing w:after="0" w:line="240" w:lineRule="auto"/>
                            <w:textDirection w:val="btLr"/>
                          </w:pPr>
                        </w:p>
                      </w:txbxContent>
                    </v:textbox>
                  </v:rect>
                  <v:rect id="Rectangle 645180660" o:spid="_x0000_s1029"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" fillcolor="#e97132 [3205]" stroked="f">
                    <v:textbox inset="2.53958mm,2.53958mm,2.53958mm,2.53958mm">
                      <w:txbxContent>
                        <w:p w14:paraId="05B83197" w14:textId="77777777" w:rsidR="0051184F" w:rsidRDefault="0051184F">
                          <w:pPr>
                            <w:spacing w:after="0" w:line="240" w:lineRule="auto"/>
                            <w:textDirection w:val="btLr"/>
                          </w:pPr>
                        </w:p>
                      </w:txbxContent>
                    </v:textbox>
                  </v:rect>
                  <v:rect id="Rectangle 300658735" o:spid="_x0000_s1030"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" fillcolor="#156082 [3204]" stroked="f">
                    <v:textbox inset="2.53958mm,2.53958mm,2.53958mm,2.53958mm">
                      <w:txbxContent>
                        <w:p w14:paraId="405A72B8" w14:textId="77777777" w:rsidR="0051184F" w:rsidRDefault="0051184F">
                          <w:pPr>
                            <w:spacing w:after="0" w:line="240" w:lineRule="auto"/>
                            <w:textDirection w:val="btLr"/>
                          </w:pPr>
                        </w:p>
                      </w:txbxContent>
                    </v:textbox>
                  </v:rect>
                </v:group>
                <w10:wrap anchorx="page" anchory="margin"/>
              </v:group>
            </w:pict>
          </mc:Fallback>
        </mc:AlternateContent>
      </w:r>
      <w:r>
        <w:rPr>
          <w:noProof/>
        </w:rPr>
        <w:drawing>
          <wp:anchor distT="0" distB="0" distL="114300" distR="114300" simplePos="0" relativeHeight="251658752" behindDoc="0" locked="0" layoutInCell="1" hidden="0" allowOverlap="1" wp14:anchorId="2EEA8C80" wp14:editId="771CDCEB">
            <wp:simplePos x="0" y="0"/>
            <wp:positionH relativeFrom="margin">
              <wp:posOffset>4174490</wp:posOffset>
            </wp:positionH>
            <wp:positionV relativeFrom="margin">
              <wp:posOffset>-276224</wp:posOffset>
            </wp:positionV>
            <wp:extent cx="2206625" cy="762000"/>
            <wp:effectExtent l="0" t="0" r="0" b="0"/>
            <wp:wrapSquare wrapText="bothSides" distT="0" distB="0" distL="114300" distR="114300"/>
            <wp:docPr id="1728545883" name="image1.png" descr="A logo for college computing&#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logo for college computing&#10;&#10;Description automatically generated"/>
                    <pic:cNvPicPr preferRelativeResize="0"/>
                  </pic:nvPicPr>
                  <pic:blipFill>
                    <a:blip r:embed="rId12"/>
                    <a:srcRect/>
                    <a:stretch>
                      <a:fillRect/>
                    </a:stretch>
                  </pic:blipFill>
                  <pic:spPr>
                    <a:xfrm>
                      <a:off x="0" y="0"/>
                      <a:ext cx="2206625" cy="762000"/>
                    </a:xfrm>
                    <a:prstGeom prst="rect">
                      <a:avLst/>
                    </a:prstGeom>
                    <a:ln/>
                  </pic:spPr>
                </pic:pic>
              </a:graphicData>
            </a:graphic>
          </wp:anchor>
        </w:drawing>
      </w:r>
    </w:p>
    <w:p w14:paraId="5311A073" w14:textId="77777777" w:rsidR="0051184F" w:rsidRDefault="00E73B14">
      <w:pPr>
        <w:rPr>
          <w:b/>
          <w:color w:val="156082"/>
          <w:sz w:val="36"/>
          <w:szCs w:val="36"/>
        </w:rPr>
      </w:pPr>
      <w:r>
        <w:rPr>
          <w:b/>
          <w:color w:val="156082"/>
          <w:sz w:val="36"/>
          <w:szCs w:val="36"/>
        </w:rPr>
        <w:t>Assessment Cover Page</w:t>
      </w:r>
    </w:p>
    <w:tbl>
      <w:tblPr>
        <w:tblW w:w="9015" w:type="dxa"/>
        <w:tblBorders>
          <w:insideH w:val="nil"/>
          <w:insideV w:val="nil"/>
        </w:tblBorders>
        <w:tblLayout w:type="fixed"/>
        <w:tblLook w:val="0400" w:firstRow="0" w:lastRow="0" w:firstColumn="0" w:lastColumn="0" w:noHBand="0" w:noVBand="1"/>
      </w:tblPr>
      <w:tblGrid>
        <w:gridCol w:w="3256"/>
        <w:gridCol w:w="5759"/>
      </w:tblGrid>
      <w:tr w:rsidR="0024408F" w14:paraId="465F2D17" w14:textId="77777777" w:rsidTr="0024408F">
        <w:tc>
          <w:tcPr>
            <w:tcW w:w="3256" w:type="dxa"/>
            <w:tcBorders>
              <w:top w:val="nil"/>
              <w:left w:val="nil"/>
              <w:bottom w:val="nil"/>
              <w:right w:val="nil"/>
            </w:tcBorders>
            <w:hideMark/>
          </w:tcPr>
          <w:p w14:paraId="73CF715E" w14:textId="77777777" w:rsidR="0024408F" w:rsidRDefault="0024408F">
            <w:pPr>
              <w:spacing w:line="480" w:lineRule="auto"/>
              <w:rPr>
                <w:ins w:id="0" w:author="naomie mboma" w:date="2026-04-19T22:07:00Z"/>
                <w:i/>
                <w:color w:val="156082"/>
                <w:sz w:val="32"/>
                <w:szCs w:val="32"/>
              </w:rPr>
            </w:pPr>
            <w:r>
              <w:rPr>
                <w:i/>
                <w:color w:val="156082"/>
                <w:sz w:val="32"/>
                <w:szCs w:val="32"/>
              </w:rPr>
              <w:t>Student Full Name</w:t>
            </w:r>
          </w:p>
          <w:p w14:paraId="5387232B" w14:textId="1B32F0E4" w:rsidR="00E50787" w:rsidRDefault="007E1879">
            <w:pPr>
              <w:spacing w:line="480" w:lineRule="auto"/>
              <w:rPr>
                <w:i/>
                <w:color w:val="156082"/>
                <w:sz w:val="32"/>
                <w:szCs w:val="32"/>
              </w:rPr>
            </w:pPr>
            <w:proofErr w:type="spellStart"/>
            <w:ins w:id="1" w:author="NERGUI BATBAYAR" w:date="2026-10-23T20:02:00Z">
              <w:r>
                <w:rPr>
                  <w:i/>
                  <w:color w:val="156082"/>
                  <w:sz w:val="32"/>
                  <w:szCs w:val="32"/>
                </w:rPr>
                <w:t>Nergui</w:t>
              </w:r>
              <w:proofErr w:type="spellEnd"/>
              <w:r>
                <w:rPr>
                  <w:i/>
                  <w:color w:val="156082"/>
                  <w:sz w:val="32"/>
                  <w:szCs w:val="32"/>
                </w:rPr>
                <w:t xml:space="preserve"> </w:t>
              </w:r>
              <w:proofErr w:type="spellStart"/>
              <w:r>
                <w:rPr>
                  <w:i/>
                  <w:color w:val="156082"/>
                  <w:sz w:val="32"/>
                  <w:szCs w:val="32"/>
                </w:rPr>
                <w:t>Batbayar</w:t>
              </w:r>
            </w:ins>
            <w:proofErr w:type="spellEnd"/>
            <w:ins w:id="2" w:author="NERGUI BATBAYAR" w:date="2026-10-23T20:03:00Z">
              <w:r>
                <w:rPr>
                  <w:i/>
                  <w:color w:val="156082"/>
                  <w:sz w:val="32"/>
                  <w:szCs w:val="32"/>
                </w:rPr>
                <w:t xml:space="preserve"> </w:t>
              </w:r>
            </w:ins>
            <w:ins w:id="3" w:author="naomie mboma" w:date="2026-04-19T22:07:00Z">
              <w:del w:id="4" w:author="NERGUI BATBAYAR" w:date="2026-10-23T20:02:00Z">
                <w:r w:rsidR="00E50787" w:rsidDel="007E1879">
                  <w:rPr>
                    <w:i/>
                    <w:color w:val="156082"/>
                    <w:sz w:val="32"/>
                    <w:szCs w:val="32"/>
                  </w:rPr>
                  <w:delText>Naomie Mboma</w:delText>
                </w:r>
              </w:del>
            </w:ins>
          </w:p>
        </w:tc>
        <w:tc>
          <w:tcPr>
            <w:tcW w:w="5759" w:type="dxa"/>
            <w:tcBorders>
              <w:top w:val="nil"/>
              <w:left w:val="nil"/>
              <w:bottom w:val="nil"/>
              <w:right w:val="nil"/>
            </w:tcBorders>
          </w:tcPr>
          <w:p w14:paraId="025D0A42" w14:textId="77777777" w:rsidR="0024408F" w:rsidRDefault="0024408F">
            <w:pPr>
              <w:spacing w:line="480" w:lineRule="auto"/>
              <w:rPr>
                <w:color w:val="000000"/>
                <w:sz w:val="32"/>
                <w:szCs w:val="32"/>
              </w:rPr>
            </w:pPr>
          </w:p>
        </w:tc>
      </w:tr>
      <w:tr w:rsidR="0024408F" w14:paraId="48CAC1B5" w14:textId="77777777" w:rsidTr="0024408F">
        <w:tc>
          <w:tcPr>
            <w:tcW w:w="3256" w:type="dxa"/>
            <w:tcBorders>
              <w:top w:val="nil"/>
              <w:left w:val="nil"/>
              <w:bottom w:val="nil"/>
              <w:right w:val="nil"/>
            </w:tcBorders>
            <w:hideMark/>
          </w:tcPr>
          <w:p w14:paraId="0F719F91" w14:textId="77777777" w:rsidR="0024408F" w:rsidRDefault="0024408F">
            <w:pPr>
              <w:spacing w:line="480" w:lineRule="auto"/>
              <w:rPr>
                <w:ins w:id="5" w:author="naomie mboma" w:date="2026-04-19T22:07:00Z"/>
                <w:i/>
                <w:color w:val="156082"/>
                <w:sz w:val="32"/>
                <w:szCs w:val="32"/>
              </w:rPr>
            </w:pPr>
            <w:r>
              <w:rPr>
                <w:i/>
                <w:color w:val="156082"/>
                <w:sz w:val="32"/>
                <w:szCs w:val="32"/>
              </w:rPr>
              <w:t>Student Number</w:t>
            </w:r>
          </w:p>
          <w:p w14:paraId="4C519E27" w14:textId="66120EE6" w:rsidR="00E50787" w:rsidRDefault="007E1879">
            <w:pPr>
              <w:spacing w:line="480" w:lineRule="auto"/>
              <w:rPr>
                <w:i/>
                <w:color w:val="156082"/>
                <w:sz w:val="32"/>
                <w:szCs w:val="32"/>
              </w:rPr>
            </w:pPr>
            <w:ins w:id="6" w:author="NERGUI BATBAYAR" w:date="2026-10-23T20:02:00Z">
              <w:r>
                <w:rPr>
                  <w:i/>
                  <w:color w:val="156082"/>
                  <w:sz w:val="32"/>
                  <w:szCs w:val="32"/>
                </w:rPr>
                <w:t xml:space="preserve">2026793 </w:t>
              </w:r>
            </w:ins>
            <w:ins w:id="7" w:author="naomie mboma" w:date="2026-04-19T22:07:00Z">
              <w:del w:id="8" w:author="NERGUI BATBAYAR" w:date="2026-10-23T20:02:00Z">
                <w:r w:rsidR="00E50787" w:rsidDel="007E1879">
                  <w:rPr>
                    <w:i/>
                    <w:color w:val="156082"/>
                    <w:sz w:val="32"/>
                    <w:szCs w:val="32"/>
                  </w:rPr>
                  <w:delText>Sba24440</w:delText>
                </w:r>
              </w:del>
            </w:ins>
          </w:p>
        </w:tc>
        <w:tc>
          <w:tcPr>
            <w:tcW w:w="5759" w:type="dxa"/>
            <w:tcBorders>
              <w:top w:val="nil"/>
              <w:left w:val="nil"/>
              <w:bottom w:val="nil"/>
              <w:right w:val="nil"/>
            </w:tcBorders>
          </w:tcPr>
          <w:p w14:paraId="722D23FE" w14:textId="77777777" w:rsidR="0024408F" w:rsidRDefault="0024408F">
            <w:pPr>
              <w:spacing w:line="480" w:lineRule="auto"/>
              <w:rPr>
                <w:color w:val="000000"/>
                <w:sz w:val="32"/>
                <w:szCs w:val="32"/>
              </w:rPr>
            </w:pPr>
          </w:p>
        </w:tc>
      </w:tr>
      <w:tr w:rsidR="0024408F" w14:paraId="2E212527" w14:textId="77777777" w:rsidTr="0024408F">
        <w:tc>
          <w:tcPr>
            <w:tcW w:w="3256" w:type="dxa"/>
            <w:tcBorders>
              <w:top w:val="nil"/>
              <w:left w:val="nil"/>
              <w:bottom w:val="nil"/>
              <w:right w:val="nil"/>
            </w:tcBorders>
            <w:hideMark/>
          </w:tcPr>
          <w:p w14:paraId="32085BBF" w14:textId="77777777" w:rsidR="0024408F" w:rsidRDefault="0024408F">
            <w:pPr>
              <w:spacing w:line="480" w:lineRule="auto"/>
              <w:rPr>
                <w:ins w:id="9" w:author="naomie mboma" w:date="2026-04-19T22:07:00Z"/>
                <w:i/>
                <w:color w:val="156082"/>
                <w:sz w:val="32"/>
                <w:szCs w:val="32"/>
              </w:rPr>
            </w:pPr>
            <w:r>
              <w:rPr>
                <w:i/>
                <w:color w:val="156082"/>
                <w:sz w:val="32"/>
                <w:szCs w:val="32"/>
              </w:rPr>
              <w:t>Module Title</w:t>
            </w:r>
          </w:p>
          <w:p w14:paraId="25760F1A" w14:textId="0F7B25EA" w:rsidR="00E50787" w:rsidRDefault="007E1879">
            <w:pPr>
              <w:spacing w:line="480" w:lineRule="auto"/>
              <w:rPr>
                <w:i/>
                <w:color w:val="156082"/>
                <w:sz w:val="32"/>
                <w:szCs w:val="32"/>
              </w:rPr>
            </w:pPr>
            <w:ins w:id="10" w:author="NERGUI BATBAYAR" w:date="2026-10-23T20:03:00Z">
              <w:r>
                <w:rPr>
                  <w:i/>
                  <w:color w:val="156082"/>
                  <w:sz w:val="32"/>
                  <w:szCs w:val="32"/>
                </w:rPr>
                <w:t xml:space="preserve">Strategic Thinking </w:t>
              </w:r>
            </w:ins>
            <w:ins w:id="11" w:author="naomie mboma" w:date="2026-04-19T22:07:00Z">
              <w:del w:id="12" w:author="NERGUI BATBAYAR" w:date="2026-10-23T20:03:00Z">
                <w:r w:rsidR="00E50787" w:rsidDel="007E1879">
                  <w:rPr>
                    <w:i/>
                    <w:color w:val="156082"/>
                    <w:sz w:val="32"/>
                    <w:szCs w:val="32"/>
                  </w:rPr>
                  <w:delText>Machine learning</w:delText>
                </w:r>
              </w:del>
            </w:ins>
          </w:p>
        </w:tc>
        <w:tc>
          <w:tcPr>
            <w:tcW w:w="5759" w:type="dxa"/>
            <w:tcBorders>
              <w:top w:val="nil"/>
              <w:left w:val="nil"/>
              <w:bottom w:val="nil"/>
              <w:right w:val="nil"/>
            </w:tcBorders>
          </w:tcPr>
          <w:p w14:paraId="3D2E23D3" w14:textId="77777777" w:rsidR="0024408F" w:rsidRDefault="0024408F">
            <w:pPr>
              <w:spacing w:line="480" w:lineRule="auto"/>
              <w:rPr>
                <w:color w:val="000000"/>
                <w:sz w:val="32"/>
                <w:szCs w:val="32"/>
              </w:rPr>
            </w:pPr>
          </w:p>
        </w:tc>
      </w:tr>
      <w:tr w:rsidR="0024408F" w14:paraId="6FA45D14" w14:textId="77777777" w:rsidTr="0024408F">
        <w:tc>
          <w:tcPr>
            <w:tcW w:w="3256" w:type="dxa"/>
            <w:tcBorders>
              <w:top w:val="nil"/>
              <w:left w:val="nil"/>
              <w:bottom w:val="nil"/>
              <w:right w:val="nil"/>
            </w:tcBorders>
            <w:hideMark/>
          </w:tcPr>
          <w:p w14:paraId="542B2E61" w14:textId="77777777" w:rsidR="0024408F" w:rsidRDefault="0024408F">
            <w:pPr>
              <w:spacing w:line="480" w:lineRule="auto"/>
              <w:rPr>
                <w:ins w:id="13" w:author="naomie mboma" w:date="2026-04-19T22:10:00Z"/>
                <w:i/>
                <w:color w:val="156082"/>
                <w:sz w:val="32"/>
                <w:szCs w:val="32"/>
              </w:rPr>
            </w:pPr>
            <w:r>
              <w:rPr>
                <w:i/>
                <w:color w:val="156082"/>
                <w:sz w:val="32"/>
                <w:szCs w:val="32"/>
              </w:rPr>
              <w:t>Assessment Title</w:t>
            </w:r>
          </w:p>
          <w:p w14:paraId="489B184B" w14:textId="60262E4D" w:rsidR="00E50787" w:rsidRDefault="007E1879">
            <w:pPr>
              <w:spacing w:line="480" w:lineRule="auto"/>
              <w:rPr>
                <w:i/>
                <w:color w:val="156082"/>
                <w:sz w:val="32"/>
                <w:szCs w:val="32"/>
              </w:rPr>
            </w:pPr>
            <w:ins w:id="14" w:author="NERGUI BATBAYAR" w:date="2026-10-23T20:04:00Z">
              <w:r>
                <w:rPr>
                  <w:i/>
                  <w:color w:val="156082"/>
                  <w:sz w:val="32"/>
                  <w:szCs w:val="32"/>
                </w:rPr>
                <w:t xml:space="preserve">CA1- Capstone Project </w:t>
              </w:r>
            </w:ins>
            <w:ins w:id="15" w:author="NERGUI BATBAYAR" w:date="2026-10-23T20:05:00Z">
              <w:r>
                <w:rPr>
                  <w:i/>
                  <w:color w:val="156082"/>
                  <w:sz w:val="32"/>
                  <w:szCs w:val="32"/>
                </w:rPr>
                <w:t xml:space="preserve">Proposal </w:t>
              </w:r>
            </w:ins>
            <w:ins w:id="16" w:author="naomie mboma" w:date="2026-04-19T22:11:00Z">
              <w:del w:id="17" w:author="NERGUI BATBAYAR" w:date="2026-10-23T20:04:00Z">
                <w:r w:rsidR="00E50787" w:rsidDel="007E1879">
                  <w:rPr>
                    <w:i/>
                    <w:color w:val="156082"/>
                    <w:sz w:val="32"/>
                    <w:szCs w:val="32"/>
                  </w:rPr>
                  <w:delText>Mac</w:delText>
                </w:r>
              </w:del>
              <w:del w:id="18" w:author="NERGUI BATBAYAR" w:date="2026-10-23T20:03:00Z">
                <w:r w:rsidR="00E50787" w:rsidDel="007E1879">
                  <w:rPr>
                    <w:i/>
                    <w:color w:val="156082"/>
                    <w:sz w:val="32"/>
                    <w:szCs w:val="32"/>
                  </w:rPr>
                  <w:delText>hine Learning for Businness</w:delText>
                </w:r>
              </w:del>
            </w:ins>
          </w:p>
        </w:tc>
        <w:tc>
          <w:tcPr>
            <w:tcW w:w="5759" w:type="dxa"/>
            <w:tcBorders>
              <w:top w:val="nil"/>
              <w:left w:val="nil"/>
              <w:bottom w:val="nil"/>
              <w:right w:val="nil"/>
            </w:tcBorders>
          </w:tcPr>
          <w:p w14:paraId="00FFC7E5" w14:textId="77777777" w:rsidR="0024408F" w:rsidRDefault="0024408F">
            <w:pPr>
              <w:spacing w:line="480" w:lineRule="auto"/>
              <w:rPr>
                <w:color w:val="000000"/>
                <w:sz w:val="32"/>
                <w:szCs w:val="32"/>
              </w:rPr>
            </w:pPr>
          </w:p>
        </w:tc>
      </w:tr>
      <w:tr w:rsidR="007519D3" w14:paraId="46ED6608" w14:textId="77777777" w:rsidTr="0024408F">
        <w:trPr>
          <w:ins w:id="19" w:author="NERGUI BATBAYAR" w:date="2026-10-25T23:19:00Z"/>
        </w:trPr>
        <w:tc>
          <w:tcPr>
            <w:tcW w:w="3256" w:type="dxa"/>
            <w:tcBorders>
              <w:top w:val="nil"/>
              <w:left w:val="nil"/>
              <w:bottom w:val="nil"/>
              <w:right w:val="nil"/>
            </w:tcBorders>
          </w:tcPr>
          <w:p w14:paraId="3FE31836" w14:textId="77777777" w:rsidR="007519D3" w:rsidRDefault="007519D3">
            <w:pPr>
              <w:spacing w:line="480" w:lineRule="auto"/>
              <w:rPr>
                <w:ins w:id="20" w:author="NERGUI BATBAYAR" w:date="2026-10-25T23:19:00Z"/>
                <w:i/>
                <w:color w:val="156082"/>
                <w:sz w:val="32"/>
                <w:szCs w:val="32"/>
              </w:rPr>
            </w:pPr>
          </w:p>
        </w:tc>
        <w:tc>
          <w:tcPr>
            <w:tcW w:w="5759" w:type="dxa"/>
            <w:tcBorders>
              <w:top w:val="nil"/>
              <w:left w:val="nil"/>
              <w:bottom w:val="nil"/>
              <w:right w:val="nil"/>
            </w:tcBorders>
          </w:tcPr>
          <w:p w14:paraId="0624A57D" w14:textId="77777777" w:rsidR="007519D3" w:rsidRDefault="007519D3">
            <w:pPr>
              <w:spacing w:line="480" w:lineRule="auto"/>
              <w:rPr>
                <w:ins w:id="21" w:author="NERGUI BATBAYAR" w:date="2026-10-25T23:19:00Z"/>
                <w:color w:val="000000"/>
                <w:sz w:val="32"/>
                <w:szCs w:val="32"/>
              </w:rPr>
            </w:pPr>
          </w:p>
        </w:tc>
      </w:tr>
      <w:tr w:rsidR="0024408F" w14:paraId="60AB0230" w14:textId="77777777" w:rsidTr="0024408F">
        <w:tc>
          <w:tcPr>
            <w:tcW w:w="3256" w:type="dxa"/>
            <w:tcBorders>
              <w:top w:val="nil"/>
              <w:left w:val="nil"/>
              <w:bottom w:val="nil"/>
              <w:right w:val="nil"/>
            </w:tcBorders>
            <w:hideMark/>
          </w:tcPr>
          <w:p w14:paraId="3BA3412A" w14:textId="77777777" w:rsidR="0024408F" w:rsidRDefault="0024408F">
            <w:pPr>
              <w:spacing w:line="480" w:lineRule="auto"/>
              <w:rPr>
                <w:ins w:id="22" w:author="naomie mboma" w:date="2026-04-19T22:10:00Z"/>
                <w:i/>
                <w:color w:val="156082"/>
                <w:sz w:val="32"/>
                <w:szCs w:val="32"/>
              </w:rPr>
            </w:pPr>
            <w:r>
              <w:rPr>
                <w:i/>
                <w:color w:val="156082"/>
                <w:sz w:val="32"/>
                <w:szCs w:val="32"/>
              </w:rPr>
              <w:t>Lecturer/Supervisor</w:t>
            </w:r>
          </w:p>
          <w:p w14:paraId="0F93ADA6" w14:textId="74DFAC79" w:rsidR="00E50787" w:rsidRDefault="007E1879">
            <w:pPr>
              <w:spacing w:line="480" w:lineRule="auto"/>
              <w:rPr>
                <w:i/>
                <w:color w:val="156082"/>
                <w:sz w:val="32"/>
                <w:szCs w:val="32"/>
              </w:rPr>
            </w:pPr>
            <w:proofErr w:type="spellStart"/>
            <w:ins w:id="23" w:author="NERGUI BATBAYAR" w:date="2026-10-23T20:06:00Z">
              <w:r>
                <w:rPr>
                  <w:i/>
                  <w:color w:val="156082"/>
                  <w:sz w:val="32"/>
                  <w:szCs w:val="32"/>
                </w:rPr>
                <w:t>Taufigue</w:t>
              </w:r>
              <w:proofErr w:type="spellEnd"/>
              <w:r>
                <w:rPr>
                  <w:i/>
                  <w:color w:val="156082"/>
                  <w:sz w:val="32"/>
                  <w:szCs w:val="32"/>
                </w:rPr>
                <w:t xml:space="preserve"> Ahmed </w:t>
              </w:r>
            </w:ins>
            <w:ins w:id="24" w:author="naomie mboma" w:date="2026-04-19T22:10:00Z">
              <w:del w:id="25" w:author="NERGUI BATBAYAR" w:date="2026-10-23T20:05:00Z">
                <w:r w:rsidR="00E50787" w:rsidDel="007E1879">
                  <w:rPr>
                    <w:i/>
                    <w:color w:val="156082"/>
                    <w:sz w:val="32"/>
                    <w:szCs w:val="32"/>
                  </w:rPr>
                  <w:delText>Muhammad lqbal</w:delText>
                </w:r>
              </w:del>
            </w:ins>
          </w:p>
        </w:tc>
        <w:tc>
          <w:tcPr>
            <w:tcW w:w="5759" w:type="dxa"/>
            <w:tcBorders>
              <w:top w:val="nil"/>
              <w:left w:val="nil"/>
              <w:bottom w:val="nil"/>
              <w:right w:val="nil"/>
            </w:tcBorders>
          </w:tcPr>
          <w:p w14:paraId="2F796F2E" w14:textId="77777777" w:rsidR="0024408F" w:rsidRDefault="0024408F">
            <w:pPr>
              <w:spacing w:line="480" w:lineRule="auto"/>
              <w:rPr>
                <w:color w:val="000000"/>
                <w:sz w:val="32"/>
                <w:szCs w:val="32"/>
              </w:rPr>
            </w:pPr>
          </w:p>
        </w:tc>
      </w:tr>
      <w:tr w:rsidR="0024408F" w14:paraId="4E5581C9" w14:textId="77777777" w:rsidTr="0024408F">
        <w:tc>
          <w:tcPr>
            <w:tcW w:w="3256" w:type="dxa"/>
            <w:tcBorders>
              <w:top w:val="nil"/>
              <w:left w:val="nil"/>
              <w:bottom w:val="nil"/>
              <w:right w:val="nil"/>
            </w:tcBorders>
            <w:hideMark/>
          </w:tcPr>
          <w:p w14:paraId="6A8415D4" w14:textId="77777777" w:rsidR="0024408F" w:rsidRDefault="0024408F">
            <w:pPr>
              <w:spacing w:line="480" w:lineRule="auto"/>
              <w:rPr>
                <w:ins w:id="26" w:author="naomie mboma" w:date="2026-04-19T22:08:00Z"/>
                <w:i/>
                <w:color w:val="156082"/>
                <w:sz w:val="32"/>
                <w:szCs w:val="32"/>
              </w:rPr>
            </w:pPr>
            <w:r>
              <w:rPr>
                <w:i/>
                <w:color w:val="156082"/>
                <w:sz w:val="32"/>
                <w:szCs w:val="32"/>
              </w:rPr>
              <w:t>Assessment Due Date</w:t>
            </w:r>
          </w:p>
          <w:p w14:paraId="1B7FDA69" w14:textId="6949D530" w:rsidR="00E50787" w:rsidRDefault="00E50787">
            <w:pPr>
              <w:spacing w:line="480" w:lineRule="auto"/>
              <w:rPr>
                <w:i/>
                <w:color w:val="156082"/>
                <w:sz w:val="32"/>
                <w:szCs w:val="32"/>
              </w:rPr>
            </w:pPr>
            <w:ins w:id="27" w:author="naomie mboma" w:date="2026-04-19T22:08:00Z">
              <w:del w:id="28" w:author="NERGUI BATBAYAR" w:date="2026-10-23T20:06:00Z">
                <w:r w:rsidDel="007E1879">
                  <w:rPr>
                    <w:i/>
                    <w:color w:val="156082"/>
                    <w:sz w:val="32"/>
                    <w:szCs w:val="32"/>
                  </w:rPr>
                  <w:lastRenderedPageBreak/>
                  <w:delText>1</w:delText>
                </w:r>
              </w:del>
            </w:ins>
            <w:ins w:id="29" w:author="naomie mboma" w:date="2026-04-19T22:11:00Z">
              <w:del w:id="30" w:author="NERGUI BATBAYAR" w:date="2026-10-23T20:06:00Z">
                <w:r w:rsidDel="007E1879">
                  <w:rPr>
                    <w:i/>
                    <w:color w:val="156082"/>
                    <w:sz w:val="32"/>
                    <w:szCs w:val="32"/>
                  </w:rPr>
                  <w:delText>2</w:delText>
                </w:r>
              </w:del>
            </w:ins>
            <w:ins w:id="31" w:author="NERGUI BATBAYAR" w:date="2026-10-23T20:06:00Z">
              <w:r w:rsidR="007E1879">
                <w:rPr>
                  <w:i/>
                  <w:color w:val="156082"/>
                  <w:sz w:val="32"/>
                  <w:szCs w:val="32"/>
                </w:rPr>
                <w:t>25</w:t>
              </w:r>
            </w:ins>
            <w:ins w:id="32" w:author="naomie mboma" w:date="2026-04-19T22:11:00Z">
              <w:r>
                <w:rPr>
                  <w:i/>
                  <w:color w:val="156082"/>
                  <w:sz w:val="32"/>
                  <w:szCs w:val="32"/>
                </w:rPr>
                <w:t>/</w:t>
              </w:r>
              <w:del w:id="33" w:author="NERGUI BATBAYAR" w:date="2026-10-23T20:06:00Z">
                <w:r w:rsidDel="007E1879">
                  <w:rPr>
                    <w:i/>
                    <w:color w:val="156082"/>
                    <w:sz w:val="32"/>
                    <w:szCs w:val="32"/>
                  </w:rPr>
                  <w:delText>03</w:delText>
                </w:r>
              </w:del>
            </w:ins>
            <w:ins w:id="34" w:author="NERGUI BATBAYAR" w:date="2026-10-23T20:06:00Z">
              <w:r w:rsidR="007E1879">
                <w:rPr>
                  <w:i/>
                  <w:color w:val="156082"/>
                  <w:sz w:val="32"/>
                  <w:szCs w:val="32"/>
                </w:rPr>
                <w:t>10</w:t>
              </w:r>
            </w:ins>
            <w:ins w:id="35" w:author="naomie mboma" w:date="2026-04-19T22:11:00Z">
              <w:r>
                <w:rPr>
                  <w:i/>
                  <w:color w:val="156082"/>
                  <w:sz w:val="32"/>
                  <w:szCs w:val="32"/>
                </w:rPr>
                <w:t>/2026</w:t>
              </w:r>
            </w:ins>
          </w:p>
        </w:tc>
        <w:tc>
          <w:tcPr>
            <w:tcW w:w="5759" w:type="dxa"/>
            <w:tcBorders>
              <w:top w:val="nil"/>
              <w:left w:val="nil"/>
              <w:bottom w:val="nil"/>
              <w:right w:val="nil"/>
            </w:tcBorders>
          </w:tcPr>
          <w:p w14:paraId="12EAA1FF" w14:textId="77777777" w:rsidR="0024408F" w:rsidRDefault="0024408F">
            <w:pPr>
              <w:spacing w:line="480" w:lineRule="auto"/>
              <w:rPr>
                <w:color w:val="000000"/>
                <w:sz w:val="32"/>
                <w:szCs w:val="32"/>
              </w:rPr>
            </w:pPr>
          </w:p>
        </w:tc>
      </w:tr>
      <w:tr w:rsidR="0024408F" w14:paraId="056D6F5B" w14:textId="77777777" w:rsidTr="0024408F">
        <w:tc>
          <w:tcPr>
            <w:tcW w:w="3256" w:type="dxa"/>
            <w:tcBorders>
              <w:top w:val="nil"/>
              <w:left w:val="nil"/>
              <w:bottom w:val="nil"/>
              <w:right w:val="nil"/>
            </w:tcBorders>
            <w:hideMark/>
          </w:tcPr>
          <w:p w14:paraId="487A957A" w14:textId="77777777" w:rsidR="0024408F" w:rsidRDefault="0024408F">
            <w:pPr>
              <w:spacing w:line="480" w:lineRule="auto"/>
              <w:rPr>
                <w:ins w:id="36" w:author="naomie mboma" w:date="2026-04-19T22:08:00Z"/>
                <w:i/>
                <w:color w:val="156082"/>
                <w:sz w:val="32"/>
                <w:szCs w:val="32"/>
              </w:rPr>
            </w:pPr>
            <w:r>
              <w:rPr>
                <w:i/>
                <w:color w:val="156082"/>
                <w:sz w:val="32"/>
                <w:szCs w:val="32"/>
              </w:rPr>
              <w:t>Date of Submission</w:t>
            </w:r>
          </w:p>
          <w:p w14:paraId="4160E72B" w14:textId="79BDE847" w:rsidR="00E50787" w:rsidRDefault="007E1879">
            <w:pPr>
              <w:spacing w:line="480" w:lineRule="auto"/>
              <w:rPr>
                <w:i/>
                <w:color w:val="156082"/>
                <w:sz w:val="32"/>
                <w:szCs w:val="32"/>
              </w:rPr>
            </w:pPr>
            <w:ins w:id="37" w:author="NERGUI BATBAYAR" w:date="2026-10-23T20:07:00Z">
              <w:r>
                <w:rPr>
                  <w:i/>
                  <w:color w:val="156082"/>
                  <w:sz w:val="32"/>
                  <w:szCs w:val="32"/>
                </w:rPr>
                <w:t>25</w:t>
              </w:r>
            </w:ins>
            <w:ins w:id="38" w:author="naomie mboma" w:date="2026-04-19T22:08:00Z">
              <w:del w:id="39" w:author="NERGUI BATBAYAR" w:date="2026-10-23T20:07:00Z">
                <w:r w:rsidR="00E50787" w:rsidDel="007E1879">
                  <w:rPr>
                    <w:i/>
                    <w:color w:val="156082"/>
                    <w:sz w:val="32"/>
                    <w:szCs w:val="32"/>
                  </w:rPr>
                  <w:delText>19</w:delText>
                </w:r>
              </w:del>
              <w:r w:rsidR="00E50787">
                <w:rPr>
                  <w:i/>
                  <w:color w:val="156082"/>
                  <w:sz w:val="32"/>
                  <w:szCs w:val="32"/>
                </w:rPr>
                <w:t>/</w:t>
              </w:r>
              <w:del w:id="40" w:author="NERGUI BATBAYAR" w:date="2026-10-23T20:07:00Z">
                <w:r w:rsidR="00E50787" w:rsidDel="007E1879">
                  <w:rPr>
                    <w:i/>
                    <w:color w:val="156082"/>
                    <w:sz w:val="32"/>
                    <w:szCs w:val="32"/>
                  </w:rPr>
                  <w:delText>04</w:delText>
                </w:r>
              </w:del>
            </w:ins>
            <w:ins w:id="41" w:author="NERGUI BATBAYAR" w:date="2026-10-23T20:07:00Z">
              <w:r>
                <w:rPr>
                  <w:i/>
                  <w:color w:val="156082"/>
                  <w:sz w:val="32"/>
                  <w:szCs w:val="32"/>
                </w:rPr>
                <w:t>10</w:t>
              </w:r>
            </w:ins>
            <w:ins w:id="42" w:author="naomie mboma" w:date="2026-04-19T22:08:00Z">
              <w:r w:rsidR="00E50787">
                <w:rPr>
                  <w:i/>
                  <w:color w:val="156082"/>
                  <w:sz w:val="32"/>
                  <w:szCs w:val="32"/>
                </w:rPr>
                <w:t>/</w:t>
              </w:r>
            </w:ins>
            <w:ins w:id="43" w:author="naomie mboma" w:date="2026-04-19T22:09:00Z">
              <w:r w:rsidR="00E50787">
                <w:rPr>
                  <w:i/>
                  <w:color w:val="156082"/>
                  <w:sz w:val="32"/>
                  <w:szCs w:val="32"/>
                </w:rPr>
                <w:t>2026</w:t>
              </w:r>
            </w:ins>
          </w:p>
        </w:tc>
        <w:tc>
          <w:tcPr>
            <w:tcW w:w="5759" w:type="dxa"/>
            <w:tcBorders>
              <w:top w:val="nil"/>
              <w:left w:val="nil"/>
              <w:bottom w:val="nil"/>
              <w:right w:val="nil"/>
            </w:tcBorders>
          </w:tcPr>
          <w:p w14:paraId="3D912CB8" w14:textId="77777777" w:rsidR="0024408F" w:rsidRDefault="0024408F">
            <w:pPr>
              <w:spacing w:line="480" w:lineRule="auto"/>
              <w:rPr>
                <w:color w:val="000000"/>
                <w:sz w:val="32"/>
                <w:szCs w:val="32"/>
              </w:rPr>
            </w:pPr>
          </w:p>
        </w:tc>
      </w:tr>
    </w:tbl>
    <w:p w14:paraId="406FCFDF" w14:textId="77777777" w:rsidR="0051184F" w:rsidRPr="007519D3" w:rsidRDefault="00E73B14">
      <w:pPr>
        <w:rPr>
          <w:b/>
          <w:color w:val="000000" w:themeColor="text1"/>
          <w:sz w:val="32"/>
          <w:szCs w:val="32"/>
          <w:rPrChange w:id="44" w:author="NERGUI BATBAYAR" w:date="2026-10-25T23:24:00Z">
            <w:rPr>
              <w:b/>
              <w:color w:val="156082"/>
              <w:sz w:val="32"/>
              <w:szCs w:val="32"/>
            </w:rPr>
          </w:rPrChange>
        </w:rPr>
      </w:pPr>
      <w:r w:rsidRPr="007519D3">
        <w:rPr>
          <w:b/>
          <w:color w:val="000000" w:themeColor="text1"/>
          <w:sz w:val="32"/>
          <w:szCs w:val="32"/>
          <w:rPrChange w:id="45" w:author="NERGUI BATBAYAR" w:date="2026-10-25T23:24:00Z">
            <w:rPr>
              <w:b/>
              <w:color w:val="156082"/>
              <w:sz w:val="32"/>
              <w:szCs w:val="32"/>
            </w:rPr>
          </w:rPrChange>
        </w:rPr>
        <w:t>Use of AI Tools</w:t>
      </w:r>
    </w:p>
    <w:p w14:paraId="474ACBDF" w14:textId="424FE093" w:rsidR="007519D3" w:rsidRPr="007519D3" w:rsidRDefault="007519D3" w:rsidP="007519D3">
      <w:pPr>
        <w:jc w:val="both"/>
        <w:rPr>
          <w:ins w:id="46" w:author="NERGUI BATBAYAR" w:date="2026-10-25T23:24:00Z"/>
          <w:color w:val="000000" w:themeColor="text1"/>
          <w:sz w:val="24"/>
          <w:szCs w:val="24"/>
          <w:shd w:val="clear" w:color="auto" w:fill="FFFFFF"/>
          <w:rPrChange w:id="47" w:author="NERGUI BATBAYAR" w:date="2026-10-25T23:24:00Z">
            <w:rPr>
              <w:ins w:id="48" w:author="NERGUI BATBAYAR" w:date="2026-10-25T23:24:00Z"/>
              <w:rFonts w:ascii="Segoe UI Historic" w:hAnsi="Segoe UI Historic" w:cs="Segoe UI Historic"/>
              <w:color w:val="000000" w:themeColor="text1"/>
              <w:sz w:val="23"/>
              <w:szCs w:val="23"/>
              <w:shd w:val="clear" w:color="auto" w:fill="FFFFFF"/>
            </w:rPr>
          </w:rPrChange>
        </w:rPr>
      </w:pPr>
      <w:ins w:id="49" w:author="NERGUI BATBAYAR" w:date="2026-10-25T23:24:00Z">
        <w:r w:rsidRPr="007519D3">
          <w:rPr>
            <w:color w:val="000000" w:themeColor="text1"/>
            <w:sz w:val="24"/>
            <w:szCs w:val="24"/>
            <w:shd w:val="clear" w:color="auto" w:fill="FFFFFF"/>
            <w:rPrChange w:id="50" w:author="NERGUI BATBAYAR" w:date="2026-10-25T23:24:00Z">
              <w:rPr>
                <w:rFonts w:ascii="Segoe UI Historic" w:hAnsi="Segoe UI Historic" w:cs="Segoe UI Historic"/>
                <w:color w:val="FFFFFF"/>
                <w:sz w:val="23"/>
                <w:szCs w:val="23"/>
                <w:shd w:val="clear" w:color="auto" w:fill="FFFFFF"/>
              </w:rPr>
            </w:rPrChange>
          </w:rPr>
          <w:t>I</w:t>
        </w:r>
      </w:ins>
      <w:ins w:id="51" w:author="NERGUI BATBAYAR" w:date="2026-10-25T23:25:00Z">
        <w:r w:rsidR="00E80627">
          <w:rPr>
            <w:color w:val="000000" w:themeColor="text1"/>
            <w:sz w:val="24"/>
            <w:szCs w:val="24"/>
            <w:shd w:val="clear" w:color="auto" w:fill="FFFFFF"/>
          </w:rPr>
          <w:t xml:space="preserve"> </w:t>
        </w:r>
      </w:ins>
      <w:ins w:id="52" w:author="NERGUI BATBAYAR" w:date="2026-10-25T23:24:00Z">
        <w:r w:rsidRPr="007519D3">
          <w:rPr>
            <w:color w:val="000000" w:themeColor="text1"/>
            <w:sz w:val="24"/>
            <w:szCs w:val="24"/>
            <w:shd w:val="clear" w:color="auto" w:fill="FFFFFF"/>
            <w:rPrChange w:id="53" w:author="NERGUI BATBAYAR" w:date="2026-10-25T23:24:00Z">
              <w:rPr>
                <w:rFonts w:ascii="Segoe UI Historic" w:hAnsi="Segoe UI Historic" w:cs="Segoe UI Historic"/>
                <w:color w:val="FFFFFF"/>
                <w:sz w:val="23"/>
                <w:szCs w:val="23"/>
                <w:shd w:val="clear" w:color="auto" w:fill="FFFFFF"/>
              </w:rPr>
            </w:rPrChange>
          </w:rPr>
          <w:t xml:space="preserve">declare that I used ChatGPT to develop and refine the project idea, structure the proposal, draft and revise sections, translate between Mongolian and English, and understand data </w:t>
        </w:r>
      </w:ins>
    </w:p>
    <w:p w14:paraId="1C867621" w14:textId="4C16C238" w:rsidR="0051184F" w:rsidRPr="007519D3" w:rsidDel="007519D3" w:rsidRDefault="007519D3" w:rsidP="007519D3">
      <w:pPr>
        <w:jc w:val="both"/>
        <w:rPr>
          <w:del w:id="54" w:author="NERGUI BATBAYAR" w:date="2026-10-25T23:21:00Z"/>
          <w:rFonts w:eastAsia="Quattrocento Sans"/>
          <w:b/>
          <w:color w:val="000000" w:themeColor="text1"/>
          <w:sz w:val="24"/>
          <w:szCs w:val="24"/>
          <w:highlight w:val="white"/>
          <w:rPrChange w:id="55" w:author="NERGUI BATBAYAR" w:date="2026-10-25T23:24:00Z">
            <w:rPr>
              <w:del w:id="56" w:author="NERGUI BATBAYAR" w:date="2026-10-25T23:21:00Z"/>
              <w:rFonts w:ascii="Quattrocento Sans" w:eastAsia="Quattrocento Sans" w:hAnsi="Quattrocento Sans" w:cs="Quattrocento Sans"/>
              <w:b/>
              <w:color w:val="FF0000"/>
              <w:highlight w:val="white"/>
            </w:rPr>
          </w:rPrChange>
        </w:rPr>
        <w:pPrChange w:id="57" w:author="NERGUI BATBAYAR" w:date="2026-10-25T23:24:00Z">
          <w:pPr/>
        </w:pPrChange>
      </w:pPr>
      <w:ins w:id="58" w:author="NERGUI BATBAYAR" w:date="2026-10-25T23:24:00Z">
        <w:r w:rsidRPr="007519D3">
          <w:rPr>
            <w:color w:val="000000" w:themeColor="text1"/>
            <w:sz w:val="24"/>
            <w:szCs w:val="24"/>
            <w:shd w:val="clear" w:color="auto" w:fill="FFFFFF"/>
            <w:rPrChange w:id="59" w:author="NERGUI BATBAYAR" w:date="2026-10-25T23:24:00Z">
              <w:rPr>
                <w:rFonts w:ascii="Segoe UI Historic" w:hAnsi="Segoe UI Historic" w:cs="Segoe UI Historic"/>
                <w:color w:val="FFFFFF"/>
                <w:sz w:val="23"/>
                <w:szCs w:val="23"/>
                <w:shd w:val="clear" w:color="auto" w:fill="FFFFFF"/>
              </w:rPr>
            </w:rPrChange>
          </w:rPr>
          <w:t xml:space="preserve">analysis methods and GitHub </w:t>
        </w:r>
      </w:ins>
      <w:ins w:id="60" w:author="NERGUI BATBAYAR" w:date="2026-10-25T23:29:00Z">
        <w:r w:rsidR="00E80627">
          <w:rPr>
            <w:color w:val="000000" w:themeColor="text1"/>
            <w:sz w:val="24"/>
            <w:szCs w:val="24"/>
            <w:shd w:val="clear" w:color="auto" w:fill="FFFFFF"/>
          </w:rPr>
          <w:t>procedures</w:t>
        </w:r>
      </w:ins>
      <w:ins w:id="61" w:author="NERGUI BATBAYAR" w:date="2026-10-25T23:24:00Z">
        <w:r w:rsidRPr="007519D3">
          <w:rPr>
            <w:color w:val="000000" w:themeColor="text1"/>
            <w:sz w:val="24"/>
            <w:szCs w:val="24"/>
            <w:shd w:val="clear" w:color="auto" w:fill="FFFFFF"/>
            <w:rPrChange w:id="62" w:author="NERGUI BATBAYAR" w:date="2026-10-25T23:24:00Z">
              <w:rPr>
                <w:rFonts w:ascii="Segoe UI Historic" w:hAnsi="Segoe UI Historic" w:cs="Segoe UI Historic"/>
                <w:color w:val="FFFFFF"/>
                <w:sz w:val="23"/>
                <w:szCs w:val="23"/>
                <w:shd w:val="clear" w:color="auto" w:fill="FFFFFF"/>
              </w:rPr>
            </w:rPrChange>
          </w:rPr>
          <w:t>.</w:t>
        </w:r>
      </w:ins>
      <w:del w:id="63" w:author="NERGUI BATBAYAR" w:date="2026-10-25T23:21:00Z">
        <w:r w:rsidR="00E73B14" w:rsidRPr="007519D3" w:rsidDel="007519D3">
          <w:rPr>
            <w:rFonts w:eastAsia="Quattrocento Sans"/>
            <w:b/>
            <w:color w:val="000000" w:themeColor="text1"/>
            <w:sz w:val="24"/>
            <w:szCs w:val="24"/>
            <w:highlight w:val="white"/>
            <w:rPrChange w:id="64" w:author="NERGUI BATBAYAR" w:date="2026-10-25T23:24:00Z">
              <w:rPr>
                <w:rFonts w:ascii="Quattrocento Sans" w:eastAsia="Quattrocento Sans" w:hAnsi="Quattrocento Sans" w:cs="Quattrocento Sans"/>
                <w:b/>
                <w:color w:val="FF0000"/>
                <w:highlight w:val="white"/>
              </w:rPr>
            </w:rPrChange>
          </w:rPr>
          <w:delText>Choose the statement that fits your work and delete the other.</w:delText>
        </w:r>
      </w:del>
    </w:p>
    <w:p w14:paraId="6D6E9AD7" w14:textId="588B020F" w:rsidR="0051184F" w:rsidDel="007519D3" w:rsidRDefault="00E73B14" w:rsidP="007519D3">
      <w:pPr>
        <w:jc w:val="both"/>
        <w:rPr>
          <w:del w:id="65" w:author="NERGUI BATBAYAR" w:date="2026-10-25T23:21:00Z"/>
          <w:b/>
          <w:sz w:val="28"/>
          <w:szCs w:val="28"/>
        </w:rPr>
        <w:pPrChange w:id="66" w:author="NERGUI BATBAYAR" w:date="2026-10-25T23:24:00Z">
          <w:pPr/>
        </w:pPrChange>
      </w:pPr>
      <w:del w:id="67" w:author="NERGUI BATBAYAR" w:date="2026-10-25T23:21:00Z">
        <w:r w:rsidDel="007519D3">
          <w:rPr>
            <w:sz w:val="28"/>
            <w:szCs w:val="28"/>
          </w:rPr>
          <w:delText xml:space="preserve">I acknowledge the use of </w:delText>
        </w:r>
        <w:r w:rsidDel="007519D3">
          <w:rPr>
            <w:b/>
            <w:sz w:val="28"/>
            <w:szCs w:val="28"/>
          </w:rPr>
          <w:delText>[enter name of the AI tool you used]</w:delText>
        </w:r>
        <w:r w:rsidDel="007519D3">
          <w:rPr>
            <w:sz w:val="28"/>
            <w:szCs w:val="28"/>
          </w:rPr>
          <w:delText xml:space="preserve"> for the purpose of </w:delText>
        </w:r>
        <w:r w:rsidDel="007519D3">
          <w:rPr>
            <w:b/>
            <w:sz w:val="28"/>
            <w:szCs w:val="28"/>
          </w:rPr>
          <w:delText xml:space="preserve">[provide a brief explanation of how you used the tool]. </w:delText>
        </w:r>
      </w:del>
    </w:p>
    <w:p w14:paraId="3165D2C2" w14:textId="25F3BA3B" w:rsidR="0051184F" w:rsidRDefault="0024408F" w:rsidP="007519D3">
      <w:pPr>
        <w:jc w:val="both"/>
        <w:pPrChange w:id="68" w:author="NERGUI BATBAYAR" w:date="2026-10-25T23:24:00Z">
          <w:pPr/>
        </w:pPrChange>
      </w:pPr>
      <w:r>
        <w:rPr>
          <w:noProof/>
        </w:rPr>
        <mc:AlternateContent>
          <mc:Choice Requires="wps">
            <w:drawing>
              <wp:anchor distT="0" distB="0" distL="114300" distR="114300" simplePos="0" relativeHeight="251657728" behindDoc="0" locked="0" layoutInCell="1" hidden="0" allowOverlap="1" wp14:anchorId="29541C15" wp14:editId="123C3B55">
                <wp:simplePos x="0" y="0"/>
                <wp:positionH relativeFrom="margin">
                  <wp:align>center</wp:align>
                </wp:positionH>
                <wp:positionV relativeFrom="paragraph">
                  <wp:posOffset>492125</wp:posOffset>
                </wp:positionV>
                <wp:extent cx="5800725" cy="2876550"/>
                <wp:effectExtent l="19050" t="19050" r="28575" b="19050"/>
                <wp:wrapNone/>
                <wp:docPr id="1728545882" name="Rectangle 1728545882"/>
                <wp:cNvGraphicFramePr/>
                <a:graphic xmlns:a="http://schemas.openxmlformats.org/drawingml/2006/main">
                  <a:graphicData uri="http://schemas.microsoft.com/office/word/2010/wordprocessingShape">
                    <wps:wsp>
                      <wps:cNvSpPr/>
                      <wps:spPr>
                        <a:xfrm>
                          <a:off x="0" y="0"/>
                          <a:ext cx="5800725" cy="2876550"/>
                        </a:xfrm>
                        <a:prstGeom prst="rect">
                          <a:avLst/>
                        </a:prstGeom>
                        <a:solidFill>
                          <a:schemeClr val="lt1"/>
                        </a:solidFill>
                        <a:ln w="28575" cap="flat" cmpd="sng">
                          <a:solidFill>
                            <a:schemeClr val="accent1"/>
                          </a:solidFill>
                          <a:prstDash val="solid"/>
                          <a:round/>
                          <a:headEnd type="none" w="sm" len="sm"/>
                          <a:tailEnd type="none" w="sm" len="sm"/>
                        </a:ln>
                      </wps:spPr>
                      <wps:txbx>
                        <w:txbxContent>
                          <w:p w14:paraId="56227131" w14:textId="77777777" w:rsidR="0051184F" w:rsidRDefault="00E73B14">
                            <w:pPr>
                              <w:spacing w:line="258" w:lineRule="auto"/>
                              <w:textDirection w:val="btLr"/>
                            </w:pPr>
                            <w:r>
                              <w:rPr>
                                <w:b/>
                                <w:color w:val="156082"/>
                                <w:sz w:val="32"/>
                              </w:rPr>
                              <w:t>Declaration</w:t>
                            </w:r>
                          </w:p>
                          <w:p w14:paraId="025D3EF2" w14:textId="77777777" w:rsidR="0051184F" w:rsidRDefault="00E73B14">
                            <w:pPr>
                              <w:spacing w:line="258" w:lineRule="auto"/>
                              <w:textDirection w:val="btLr"/>
                            </w:pPr>
                            <w:r>
                              <w:rPr>
                                <w:color w:val="000000"/>
                                <w:sz w:val="28"/>
                              </w:rPr>
                              <w:t xml:space="preserve">By submitting this assessment, I confirm that I have read the CCT policy on academic misconduct and understand the implications of submitting work that is not my own or does not appropriately reference material taken from a third party or other source. </w:t>
                            </w:r>
                          </w:p>
                          <w:p w14:paraId="4E446ABB" w14:textId="77777777" w:rsidR="0051184F" w:rsidRDefault="00E73B14">
                            <w:pPr>
                              <w:spacing w:line="258" w:lineRule="auto"/>
                              <w:textDirection w:val="btLr"/>
                            </w:pPr>
                            <w:r>
                              <w:rPr>
                                <w:color w:val="000000"/>
                                <w:sz w:val="28"/>
                              </w:rPr>
                              <w:t>I declare it to be my own work and that all material from third parties has been appropriately referenced.</w:t>
                            </w:r>
                          </w:p>
                          <w:p w14:paraId="31BF7735" w14:textId="77777777" w:rsidR="0051184F" w:rsidRDefault="00E73B14">
                            <w:pPr>
                              <w:spacing w:line="258" w:lineRule="auto"/>
                              <w:textDirection w:val="btLr"/>
                            </w:pPr>
                            <w:r>
                              <w:rPr>
                                <w:color w:val="000000"/>
                                <w:sz w:val="28"/>
                              </w:rPr>
                              <w:t xml:space="preserve"> I further confirm that this work has not previously been submitted for assessment by myself or someone else in CCT College Dublin or any other higher education institution.</w:t>
                            </w:r>
                          </w:p>
                        </w:txbxContent>
                      </wps:txbx>
                      <wps:bodyPr spcFirstLastPara="1" wrap="square" lIns="91425" tIns="45700" rIns="91425" bIns="45700" anchor="t" anchorCtr="0">
                        <a:noAutofit/>
                      </wps:bodyPr>
                    </wps:wsp>
                  </a:graphicData>
                </a:graphic>
              </wp:anchor>
            </w:drawing>
          </mc:Choice>
          <mc:Fallback>
            <w:pict>
              <v:rect w14:anchorId="29541C15" id="Rectangle 1728545882" o:spid="_x0000_s1031" style="position:absolute;left:0;text-align:left;margin-left:0;margin-top:38.75pt;width:456.75pt;height:226.5pt;z-index:25165772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" fillcolor="white [3201]" strokecolor="#156082 [3204]" strokeweight="2.25pt">
                <v:stroke startarrowwidth="narrow" startarrowlength="short" endarrowwidth="narrow" endarrowlength="short" joinstyle="round"/>
                <v:textbox inset="2.53958mm,1.2694mm,2.53958mm,1.2694mm">
                  <w:txbxContent>
                    <w:p w14:paraId="56227131" w14:textId="77777777" w:rsidR="0051184F" w:rsidRDefault="00E73B14">
                      <w:pPr>
                        <w:spacing w:line="258" w:lineRule="auto"/>
                        <w:textDirection w:val="btLr"/>
                      </w:pPr>
                      <w:r>
                        <w:rPr>
                          <w:b/>
                          <w:color w:val="156082"/>
                          <w:sz w:val="32"/>
                        </w:rPr>
                        <w:t>Declaration</w:t>
                      </w:r>
                    </w:p>
                    <w:p w14:paraId="025D3EF2" w14:textId="77777777" w:rsidR="0051184F" w:rsidRDefault="00E73B14">
                      <w:pPr>
                        <w:spacing w:line="258" w:lineRule="auto"/>
                        <w:textDirection w:val="btLr"/>
                      </w:pPr>
                      <w:r>
                        <w:rPr>
                          <w:color w:val="000000"/>
                          <w:sz w:val="28"/>
                        </w:rPr>
                        <w:t xml:space="preserve">By submitting this assessment, I confirm that I have read the CCT policy on academic misconduct and understand the implications of submitting work that is not my own or does not appropriately reference material taken from a third party or other source. </w:t>
                      </w:r>
                    </w:p>
                    <w:p w14:paraId="4E446ABB" w14:textId="77777777" w:rsidR="0051184F" w:rsidRDefault="00E73B14">
                      <w:pPr>
                        <w:spacing w:line="258" w:lineRule="auto"/>
                        <w:textDirection w:val="btLr"/>
                      </w:pPr>
                      <w:r>
                        <w:rPr>
                          <w:color w:val="000000"/>
                          <w:sz w:val="28"/>
                        </w:rPr>
                        <w:t>I declare it to be my own work and that all material from third parties has been appropriately referenced.</w:t>
                      </w:r>
                    </w:p>
                    <w:p w14:paraId="31BF7735" w14:textId="77777777" w:rsidR="0051184F" w:rsidRDefault="00E73B14">
                      <w:pPr>
                        <w:spacing w:line="258" w:lineRule="auto"/>
                        <w:textDirection w:val="btLr"/>
                      </w:pPr>
                      <w:r>
                        <w:rPr>
                          <w:color w:val="000000"/>
                          <w:sz w:val="28"/>
                        </w:rPr>
                        <w:t xml:space="preserve"> I further confirm that this work has not previously been submitted for assessment by myself or someone else in CCT College Dublin or any other higher education institution.</w:t>
                      </w:r>
                    </w:p>
                  </w:txbxContent>
                </v:textbox>
                <w10:wrap anchorx="margin"/>
              </v:rect>
            </w:pict>
          </mc:Fallback>
        </mc:AlternateContent>
      </w:r>
      <w:del w:id="69" w:author="NERGUI BATBAYAR" w:date="2026-10-23T20:07:00Z">
        <w:r w:rsidR="00E73B14" w:rsidDel="007E1879">
          <w:rPr>
            <w:sz w:val="28"/>
            <w:szCs w:val="28"/>
          </w:rPr>
          <w:delText>I have not used any AI tools or technologies in the preparation of this assessment</w:delText>
        </w:r>
        <w:r w:rsidDel="007E1879">
          <w:rPr>
            <w:sz w:val="28"/>
            <w:szCs w:val="28"/>
          </w:rPr>
          <w:delText>.</w:delText>
        </w:r>
      </w:del>
    </w:p>
    <w:p w14:paraId="2A533964" w14:textId="4CDAC607" w:rsidR="0051184F" w:rsidRDefault="0051184F"/>
    <w:p w14:paraId="55CD6DCB" w14:textId="77777777" w:rsidR="0051184F" w:rsidRDefault="0051184F"/>
    <w:p w14:paraId="44F9F4FD" w14:textId="77777777" w:rsidR="0051184F" w:rsidRDefault="0051184F"/>
    <w:p w14:paraId="44386B7F" w14:textId="77777777" w:rsidR="0051184F" w:rsidRDefault="0051184F"/>
    <w:p w14:paraId="51A7A84E" w14:textId="77777777" w:rsidR="0051184F" w:rsidDel="007A6D8C" w:rsidRDefault="0051184F" w:rsidP="00A034FB">
      <w:pPr>
        <w:rPr>
          <w:del w:id="70" w:author="NERGUI BATBAYAR" w:date="2026-10-25T12:09:00Z"/>
        </w:rPr>
      </w:pPr>
    </w:p>
    <w:p w14:paraId="4380BBF5" w14:textId="1A429A83" w:rsidR="007A6D8C" w:rsidRDefault="007A6D8C">
      <w:pPr>
        <w:rPr>
          <w:ins w:id="71" w:author="NERGUI BATBAYAR" w:date="2026-10-25T12:09:00Z"/>
        </w:rPr>
        <w:sectPr w:rsidR="007A6D8C">
          <w:pgSz w:w="11906" w:h="16838"/>
          <w:pgMar w:top="1440" w:right="1440" w:bottom="1440" w:left="1440" w:header="708" w:footer="708" w:gutter="0"/>
          <w:pgNumType w:start="1"/>
          <w:cols w:space="720"/>
        </w:sectPr>
      </w:pPr>
    </w:p>
    <w:p w14:paraId="3CB77128" w14:textId="71A5B1A4" w:rsidR="0051184F" w:rsidDel="007A6D8C" w:rsidRDefault="00E73B14">
      <w:pPr>
        <w:rPr>
          <w:del w:id="72" w:author="NERGUI BATBAYAR" w:date="2026-10-25T12:09:00Z"/>
          <w:rFonts w:ascii="Aptos" w:eastAsia="Aptos" w:hAnsi="Aptos" w:cs="Aptos"/>
          <w:b/>
          <w:color w:val="FF0000"/>
          <w:sz w:val="30"/>
          <w:szCs w:val="30"/>
          <w:u w:val="single"/>
        </w:rPr>
      </w:pPr>
      <w:del w:id="73" w:author="NERGUI BATBAYAR" w:date="2026-10-25T12:09:00Z">
        <w:r w:rsidDel="007A6D8C">
          <w:rPr>
            <w:rFonts w:ascii="Aptos" w:eastAsia="Aptos" w:hAnsi="Aptos" w:cs="Aptos"/>
            <w:b/>
            <w:color w:val="FF0000"/>
            <w:sz w:val="30"/>
            <w:szCs w:val="30"/>
            <w:u w:val="single"/>
          </w:rPr>
          <w:lastRenderedPageBreak/>
          <w:delText>Please read all the instructions on this document carefully!!!</w:delText>
        </w:r>
      </w:del>
    </w:p>
    <w:p w14:paraId="647CEC7D" w14:textId="7C9CC5A7" w:rsidR="0051184F" w:rsidDel="007A6D8C" w:rsidRDefault="0051184F">
      <w:pPr>
        <w:rPr>
          <w:del w:id="74" w:author="NERGUI BATBAYAR" w:date="2026-10-25T12:09:00Z"/>
          <w:rFonts w:ascii="Aptos" w:eastAsia="Aptos" w:hAnsi="Aptos" w:cs="Aptos"/>
          <w:color w:val="FF0000"/>
          <w:sz w:val="24"/>
          <w:szCs w:val="24"/>
        </w:rPr>
      </w:pPr>
    </w:p>
    <w:p w14:paraId="278952E6" w14:textId="2C9DD56F" w:rsidR="0051184F" w:rsidDel="007A6D8C" w:rsidRDefault="00E73B14">
      <w:pPr>
        <w:rPr>
          <w:del w:id="75" w:author="NERGUI BATBAYAR" w:date="2026-10-25T12:09:00Z"/>
          <w:rFonts w:ascii="Aptos" w:eastAsia="Aptos" w:hAnsi="Aptos" w:cs="Aptos"/>
          <w:b/>
          <w:color w:val="FF0000"/>
          <w:sz w:val="24"/>
          <w:szCs w:val="24"/>
        </w:rPr>
      </w:pPr>
      <w:del w:id="76" w:author="NERGUI BATBAYAR" w:date="2026-10-25T12:09:00Z">
        <w:r w:rsidDel="007A6D8C">
          <w:rPr>
            <w:rFonts w:ascii="Aptos" w:eastAsia="Aptos" w:hAnsi="Aptos" w:cs="Aptos"/>
            <w:b/>
            <w:color w:val="FF0000"/>
            <w:sz w:val="24"/>
            <w:szCs w:val="24"/>
          </w:rPr>
          <w:delText>Filling out the cover sheet</w:delText>
        </w:r>
      </w:del>
    </w:p>
    <w:p w14:paraId="5A3E1313" w14:textId="3E11BFDE" w:rsidR="0051184F" w:rsidDel="007A6D8C" w:rsidRDefault="0051184F">
      <w:pPr>
        <w:rPr>
          <w:del w:id="77" w:author="NERGUI BATBAYAR" w:date="2026-10-25T12:09:00Z"/>
          <w:rFonts w:ascii="Aptos" w:eastAsia="Aptos" w:hAnsi="Aptos" w:cs="Aptos"/>
          <w:b/>
          <w:color w:val="FF0000"/>
          <w:sz w:val="24"/>
          <w:szCs w:val="24"/>
        </w:rPr>
      </w:pPr>
    </w:p>
    <w:p w14:paraId="1A6EB1B9" w14:textId="395EDE24" w:rsidR="0051184F" w:rsidDel="007A6D8C" w:rsidRDefault="00E73B14">
      <w:pPr>
        <w:rPr>
          <w:del w:id="78" w:author="NERGUI BATBAYAR" w:date="2026-10-25T12:09:00Z"/>
          <w:rFonts w:ascii="Aptos" w:eastAsia="Aptos" w:hAnsi="Aptos" w:cs="Aptos"/>
          <w:color w:val="FF0000"/>
          <w:sz w:val="24"/>
          <w:szCs w:val="24"/>
        </w:rPr>
      </w:pPr>
      <w:del w:id="79" w:author="NERGUI BATBAYAR" w:date="2026-10-25T12:09:00Z">
        <w:r w:rsidDel="007A6D8C">
          <w:rPr>
            <w:rFonts w:ascii="Aptos" w:eastAsia="Aptos" w:hAnsi="Aptos" w:cs="Aptos"/>
            <w:color w:val="FF0000"/>
            <w:sz w:val="24"/>
            <w:szCs w:val="24"/>
          </w:rPr>
          <w:delText>Fill out the top section of the cover page with all the required information.</w:delText>
        </w:r>
      </w:del>
    </w:p>
    <w:p w14:paraId="23A4B650" w14:textId="077CD2B7" w:rsidR="0051184F" w:rsidDel="007A6D8C" w:rsidRDefault="0051184F">
      <w:pPr>
        <w:rPr>
          <w:del w:id="80" w:author="NERGUI BATBAYAR" w:date="2026-10-25T12:09:00Z"/>
          <w:rFonts w:ascii="Aptos" w:eastAsia="Aptos" w:hAnsi="Aptos" w:cs="Aptos"/>
          <w:color w:val="FF0000"/>
          <w:sz w:val="24"/>
          <w:szCs w:val="24"/>
        </w:rPr>
      </w:pPr>
    </w:p>
    <w:p w14:paraId="00F2E612" w14:textId="216444F5" w:rsidR="0051184F" w:rsidDel="007A6D8C" w:rsidRDefault="00E73B14">
      <w:pPr>
        <w:rPr>
          <w:del w:id="81" w:author="NERGUI BATBAYAR" w:date="2026-10-25T12:09:00Z"/>
          <w:rFonts w:ascii="Aptos" w:eastAsia="Aptos" w:hAnsi="Aptos" w:cs="Aptos"/>
          <w:color w:val="FF0000"/>
          <w:sz w:val="24"/>
          <w:szCs w:val="24"/>
        </w:rPr>
      </w:pPr>
      <w:del w:id="82" w:author="NERGUI BATBAYAR" w:date="2026-10-25T12:09:00Z">
        <w:r w:rsidDel="007A6D8C">
          <w:rPr>
            <w:rFonts w:ascii="Aptos" w:eastAsia="Aptos" w:hAnsi="Aptos" w:cs="Aptos"/>
            <w:color w:val="FF0000"/>
            <w:sz w:val="24"/>
            <w:szCs w:val="24"/>
          </w:rPr>
          <w:delText>In the "Use of AI" section, choose the statement that accurately reflects your work:</w:delText>
        </w:r>
      </w:del>
    </w:p>
    <w:p w14:paraId="0170ED33" w14:textId="1EB62AEC" w:rsidR="0051184F" w:rsidDel="007A6D8C" w:rsidRDefault="0051184F">
      <w:pPr>
        <w:rPr>
          <w:del w:id="83" w:author="NERGUI BATBAYAR" w:date="2026-10-25T12:09:00Z"/>
          <w:rFonts w:ascii="Aptos" w:eastAsia="Aptos" w:hAnsi="Aptos" w:cs="Aptos"/>
          <w:b/>
          <w:color w:val="FF0000"/>
          <w:sz w:val="24"/>
          <w:szCs w:val="24"/>
        </w:rPr>
      </w:pPr>
    </w:p>
    <w:p w14:paraId="64487AE5" w14:textId="5A72555E" w:rsidR="0051184F" w:rsidDel="007A6D8C" w:rsidRDefault="00E73B14">
      <w:pPr>
        <w:rPr>
          <w:del w:id="84" w:author="NERGUI BATBAYAR" w:date="2026-10-25T12:09:00Z"/>
          <w:rFonts w:ascii="Aptos" w:eastAsia="Aptos" w:hAnsi="Aptos" w:cs="Aptos"/>
          <w:color w:val="FF0000"/>
          <w:sz w:val="24"/>
          <w:szCs w:val="24"/>
        </w:rPr>
      </w:pPr>
      <w:del w:id="85" w:author="NERGUI BATBAYAR" w:date="2026-10-25T12:09:00Z">
        <w:r w:rsidDel="007A6D8C">
          <w:rPr>
            <w:rFonts w:ascii="Aptos" w:eastAsia="Aptos" w:hAnsi="Aptos" w:cs="Aptos"/>
            <w:b/>
            <w:color w:val="FF0000"/>
            <w:sz w:val="24"/>
            <w:szCs w:val="24"/>
          </w:rPr>
          <w:delText>If you utilized AI</w:delText>
        </w:r>
        <w:r w:rsidDel="007A6D8C">
          <w:rPr>
            <w:rFonts w:ascii="Aptos" w:eastAsia="Aptos" w:hAnsi="Aptos" w:cs="Aptos"/>
            <w:color w:val="FF0000"/>
            <w:sz w:val="24"/>
            <w:szCs w:val="24"/>
          </w:rPr>
          <w:delText>: select the first statement. Provide details about the AI tool used and its application. Delete the second statement.</w:delText>
        </w:r>
      </w:del>
    </w:p>
    <w:p w14:paraId="4B9F7F76" w14:textId="4DBB8BE6" w:rsidR="0051184F" w:rsidDel="007A6D8C" w:rsidRDefault="00E73B14">
      <w:pPr>
        <w:rPr>
          <w:del w:id="86" w:author="NERGUI BATBAYAR" w:date="2026-10-25T12:09:00Z"/>
          <w:rFonts w:ascii="Aptos" w:eastAsia="Aptos" w:hAnsi="Aptos" w:cs="Aptos"/>
          <w:color w:val="FF0000"/>
          <w:sz w:val="24"/>
          <w:szCs w:val="24"/>
        </w:rPr>
      </w:pPr>
      <w:del w:id="87" w:author="NERGUI BATBAYAR" w:date="2026-10-25T12:09:00Z">
        <w:r w:rsidDel="007A6D8C">
          <w:rPr>
            <w:rFonts w:ascii="Aptos" w:eastAsia="Aptos" w:hAnsi="Aptos" w:cs="Aptos"/>
            <w:color w:val="FF0000"/>
            <w:sz w:val="24"/>
            <w:szCs w:val="24"/>
          </w:rPr>
          <w:delText>Example: "I acknowledge the use of Grammarly for improving spelling and grammar."</w:delText>
        </w:r>
      </w:del>
    </w:p>
    <w:p w14:paraId="40E9C269" w14:textId="324E9A17" w:rsidR="0051184F" w:rsidDel="007A6D8C" w:rsidRDefault="00E73B14">
      <w:pPr>
        <w:rPr>
          <w:del w:id="88" w:author="NERGUI BATBAYAR" w:date="2026-10-25T12:09:00Z"/>
          <w:rFonts w:ascii="Aptos" w:eastAsia="Aptos" w:hAnsi="Aptos" w:cs="Aptos"/>
          <w:color w:val="FF0000"/>
          <w:sz w:val="24"/>
          <w:szCs w:val="24"/>
        </w:rPr>
      </w:pPr>
      <w:del w:id="89" w:author="NERGUI BATBAYAR" w:date="2026-10-25T12:09:00Z">
        <w:r w:rsidDel="007A6D8C">
          <w:rPr>
            <w:rFonts w:ascii="Aptos" w:eastAsia="Aptos" w:hAnsi="Aptos" w:cs="Aptos"/>
            <w:color w:val="FF0000"/>
            <w:sz w:val="24"/>
            <w:szCs w:val="24"/>
          </w:rPr>
          <w:delText>OR: "I acknowledge the use of ChatGPT for structuring the assignment."</w:delText>
        </w:r>
      </w:del>
    </w:p>
    <w:p w14:paraId="62D4093D" w14:textId="48E49382" w:rsidR="0051184F" w:rsidDel="007A6D8C" w:rsidRDefault="00E73B14">
      <w:pPr>
        <w:rPr>
          <w:del w:id="90" w:author="NERGUI BATBAYAR" w:date="2026-10-25T12:09:00Z"/>
          <w:rFonts w:ascii="Aptos" w:eastAsia="Aptos" w:hAnsi="Aptos" w:cs="Aptos"/>
          <w:color w:val="FF0000"/>
          <w:sz w:val="24"/>
          <w:szCs w:val="24"/>
        </w:rPr>
      </w:pPr>
      <w:del w:id="91" w:author="NERGUI BATBAYAR" w:date="2026-10-25T12:09:00Z">
        <w:r w:rsidDel="007A6D8C">
          <w:rPr>
            <w:rFonts w:ascii="Aptos" w:eastAsia="Aptos" w:hAnsi="Aptos" w:cs="Aptos"/>
            <w:color w:val="FF0000"/>
            <w:sz w:val="24"/>
            <w:szCs w:val="24"/>
          </w:rPr>
          <w:delText>Additionally, if you have used AI-generated content to inform a particular section of an assignment, you should cite its use as though you are referencing any other resource such as a journal article or book. You should then provide an appendix that shows the prompt you used, and text generated by the AI tool as evidence.</w:delText>
        </w:r>
      </w:del>
    </w:p>
    <w:p w14:paraId="7B7353DB" w14:textId="3F60F5AF" w:rsidR="0051184F" w:rsidDel="007A6D8C" w:rsidRDefault="00E73B14">
      <w:pPr>
        <w:rPr>
          <w:del w:id="92" w:author="NERGUI BATBAYAR" w:date="2026-10-25T12:09:00Z"/>
          <w:rFonts w:ascii="Aptos" w:eastAsia="Aptos" w:hAnsi="Aptos" w:cs="Aptos"/>
          <w:color w:val="FF0000"/>
          <w:sz w:val="24"/>
          <w:szCs w:val="24"/>
        </w:rPr>
      </w:pPr>
      <w:del w:id="93" w:author="NERGUI BATBAYAR" w:date="2026-10-25T12:09:00Z">
        <w:r w:rsidDel="007A6D8C">
          <w:rPr>
            <w:rFonts w:ascii="Aptos" w:eastAsia="Aptos" w:hAnsi="Aptos" w:cs="Aptos"/>
            <w:color w:val="FF0000"/>
            <w:sz w:val="24"/>
            <w:szCs w:val="24"/>
          </w:rPr>
          <w:delText>Information on how to reference AI tools is available in the Harvard Referencing Handbook, which can be downloaded at:</w:delText>
        </w:r>
        <w:r w:rsidDel="007A6D8C">
          <w:delText xml:space="preserve"> </w:delText>
        </w:r>
        <w:r w:rsidDel="007A6D8C">
          <w:rPr>
            <w:rFonts w:ascii="Aptos" w:eastAsia="Aptos" w:hAnsi="Aptos" w:cs="Aptos"/>
            <w:color w:val="FF0000"/>
            <w:sz w:val="24"/>
            <w:szCs w:val="24"/>
          </w:rPr>
          <w:delText>https://library.cct.ie/referencing/harvard</w:delText>
        </w:r>
      </w:del>
    </w:p>
    <w:p w14:paraId="1264EB94" w14:textId="05BE1DC8" w:rsidR="0051184F" w:rsidDel="007A6D8C" w:rsidRDefault="0051184F">
      <w:pPr>
        <w:rPr>
          <w:del w:id="94" w:author="NERGUI BATBAYAR" w:date="2026-10-25T12:09:00Z"/>
          <w:rFonts w:ascii="Aptos" w:eastAsia="Aptos" w:hAnsi="Aptos" w:cs="Aptos"/>
          <w:b/>
          <w:color w:val="FF0000"/>
          <w:sz w:val="24"/>
          <w:szCs w:val="24"/>
        </w:rPr>
      </w:pPr>
    </w:p>
    <w:p w14:paraId="44AE3959" w14:textId="5A779B04" w:rsidR="0051184F" w:rsidDel="007A6D8C" w:rsidRDefault="00E73B14">
      <w:pPr>
        <w:rPr>
          <w:del w:id="95" w:author="NERGUI BATBAYAR" w:date="2026-10-25T12:09:00Z"/>
          <w:rFonts w:ascii="Aptos" w:eastAsia="Aptos" w:hAnsi="Aptos" w:cs="Aptos"/>
          <w:color w:val="FF0000"/>
          <w:sz w:val="24"/>
          <w:szCs w:val="24"/>
        </w:rPr>
      </w:pPr>
      <w:del w:id="96" w:author="NERGUI BATBAYAR" w:date="2026-10-25T12:09:00Z">
        <w:r w:rsidDel="007A6D8C">
          <w:rPr>
            <w:rFonts w:ascii="Aptos" w:eastAsia="Aptos" w:hAnsi="Aptos" w:cs="Aptos"/>
            <w:b/>
            <w:color w:val="FF0000"/>
            <w:sz w:val="24"/>
            <w:szCs w:val="24"/>
          </w:rPr>
          <w:delText>If you did not use AI tools</w:delText>
        </w:r>
        <w:r w:rsidDel="007A6D8C">
          <w:rPr>
            <w:rFonts w:ascii="Aptos" w:eastAsia="Aptos" w:hAnsi="Aptos" w:cs="Aptos"/>
            <w:color w:val="FF0000"/>
            <w:sz w:val="24"/>
            <w:szCs w:val="24"/>
          </w:rPr>
          <w:delText>: delete the first statement and keep the second one.</w:delText>
        </w:r>
      </w:del>
    </w:p>
    <w:p w14:paraId="43A616D5" w14:textId="3982C85D" w:rsidR="00A034FB" w:rsidDel="007A6D8C" w:rsidRDefault="00A034FB">
      <w:pPr>
        <w:rPr>
          <w:del w:id="97" w:author="NERGUI BATBAYAR" w:date="2026-10-25T12:09:00Z"/>
          <w:rFonts w:ascii="Aptos" w:eastAsia="Aptos" w:hAnsi="Aptos" w:cs="Aptos"/>
          <w:color w:val="FF0000"/>
          <w:sz w:val="24"/>
          <w:szCs w:val="24"/>
        </w:rPr>
      </w:pPr>
    </w:p>
    <w:p w14:paraId="530D2030" w14:textId="582CF9E7" w:rsidR="00A034FB" w:rsidRPr="008D49C4" w:rsidDel="007A6D8C" w:rsidRDefault="00A034FB" w:rsidP="00A034FB">
      <w:pPr>
        <w:spacing w:line="240" w:lineRule="auto"/>
        <w:rPr>
          <w:del w:id="98" w:author="NERGUI BATBAYAR" w:date="2026-10-25T12:09:00Z"/>
          <w:rFonts w:ascii="Times New Roman" w:eastAsia="Times New Roman" w:hAnsi="Times New Roman" w:cs="Times New Roman"/>
          <w:color w:val="FF0000"/>
          <w:sz w:val="24"/>
          <w:szCs w:val="24"/>
        </w:rPr>
      </w:pPr>
      <w:del w:id="99" w:author="NERGUI BATBAYAR" w:date="2026-10-25T12:09:00Z">
        <w:r w:rsidRPr="008D49C4" w:rsidDel="007A6D8C">
          <w:rPr>
            <w:rFonts w:ascii="Aptos" w:eastAsia="Times New Roman" w:hAnsi="Aptos" w:cs="Times New Roman"/>
            <w:b/>
            <w:bCs/>
            <w:color w:val="FF0000"/>
            <w:sz w:val="30"/>
            <w:szCs w:val="30"/>
            <w:u w:val="single"/>
          </w:rPr>
          <w:delText>Please read all the instructions on this document carefully!!!</w:delText>
        </w:r>
      </w:del>
    </w:p>
    <w:p w14:paraId="3998B9E3" w14:textId="507BFF7D" w:rsidR="00A034FB" w:rsidRPr="008D49C4" w:rsidDel="007A6D8C" w:rsidRDefault="00A034FB" w:rsidP="00A034FB">
      <w:pPr>
        <w:spacing w:after="0" w:line="240" w:lineRule="auto"/>
        <w:rPr>
          <w:del w:id="100" w:author="NERGUI BATBAYAR" w:date="2026-10-25T12:09:00Z"/>
          <w:rFonts w:ascii="Times New Roman" w:eastAsia="Times New Roman" w:hAnsi="Times New Roman" w:cs="Times New Roman"/>
          <w:color w:val="FF0000"/>
          <w:sz w:val="24"/>
          <w:szCs w:val="24"/>
        </w:rPr>
      </w:pPr>
    </w:p>
    <w:p w14:paraId="33201B3F" w14:textId="246E13DD" w:rsidR="00A034FB" w:rsidRPr="008D49C4" w:rsidDel="007A6D8C" w:rsidRDefault="00A034FB" w:rsidP="00A034FB">
      <w:pPr>
        <w:pStyle w:val="ListParagraph"/>
        <w:numPr>
          <w:ilvl w:val="0"/>
          <w:numId w:val="2"/>
        </w:numPr>
        <w:spacing w:line="240" w:lineRule="auto"/>
        <w:rPr>
          <w:del w:id="101" w:author="NERGUI BATBAYAR" w:date="2026-10-25T12:09:00Z"/>
          <w:rFonts w:ascii="Times New Roman" w:eastAsia="Times New Roman" w:hAnsi="Times New Roman" w:cs="Times New Roman"/>
          <w:color w:val="FF0000"/>
          <w:sz w:val="24"/>
          <w:szCs w:val="24"/>
        </w:rPr>
      </w:pPr>
      <w:del w:id="102" w:author="NERGUI BATBAYAR" w:date="2026-10-25T12:09:00Z">
        <w:r w:rsidRPr="008D49C4" w:rsidDel="007A6D8C">
          <w:rPr>
            <w:rFonts w:ascii="Aptos" w:eastAsia="Times New Roman" w:hAnsi="Aptos" w:cs="Times New Roman"/>
            <w:b/>
            <w:bCs/>
            <w:color w:val="FF0000"/>
            <w:sz w:val="24"/>
            <w:szCs w:val="24"/>
          </w:rPr>
          <w:delText>Filling out the cover sheet</w:delText>
        </w:r>
      </w:del>
    </w:p>
    <w:p w14:paraId="71C21B4C" w14:textId="5414F954" w:rsidR="00A034FB" w:rsidRPr="008D49C4" w:rsidDel="007A6D8C" w:rsidRDefault="00A034FB" w:rsidP="00A034FB">
      <w:pPr>
        <w:spacing w:line="240" w:lineRule="auto"/>
        <w:ind w:left="720"/>
        <w:rPr>
          <w:del w:id="103" w:author="NERGUI BATBAYAR" w:date="2026-10-25T12:09:00Z"/>
          <w:rFonts w:ascii="Times New Roman" w:eastAsia="Times New Roman" w:hAnsi="Times New Roman" w:cs="Times New Roman"/>
          <w:color w:val="FF0000"/>
          <w:sz w:val="24"/>
          <w:szCs w:val="24"/>
        </w:rPr>
      </w:pPr>
      <w:del w:id="104" w:author="NERGUI BATBAYAR" w:date="2026-10-25T12:09:00Z">
        <w:r w:rsidRPr="008D49C4" w:rsidDel="007A6D8C">
          <w:rPr>
            <w:rFonts w:ascii="Aptos" w:eastAsia="Times New Roman" w:hAnsi="Aptos" w:cs="Times New Roman"/>
            <w:color w:val="FF0000"/>
            <w:sz w:val="24"/>
            <w:szCs w:val="24"/>
          </w:rPr>
          <w:delText>Fill out the top section of the cover page with all the required information.</w:delText>
        </w:r>
      </w:del>
    </w:p>
    <w:p w14:paraId="3E9E2387" w14:textId="43ADF337" w:rsidR="00A034FB" w:rsidRPr="008D49C4" w:rsidDel="007A6D8C" w:rsidRDefault="00A034FB" w:rsidP="00A034FB">
      <w:pPr>
        <w:spacing w:after="0" w:line="240" w:lineRule="auto"/>
        <w:ind w:left="720"/>
        <w:rPr>
          <w:del w:id="105" w:author="NERGUI BATBAYAR" w:date="2026-10-25T12:09:00Z"/>
          <w:rFonts w:ascii="Times New Roman" w:eastAsia="Times New Roman" w:hAnsi="Times New Roman" w:cs="Times New Roman"/>
          <w:color w:val="FF0000"/>
          <w:sz w:val="24"/>
          <w:szCs w:val="24"/>
        </w:rPr>
      </w:pPr>
    </w:p>
    <w:p w14:paraId="53C5C1B1" w14:textId="72795618" w:rsidR="00A034FB" w:rsidRPr="008D49C4" w:rsidDel="007A6D8C" w:rsidRDefault="00A034FB" w:rsidP="00A034FB">
      <w:pPr>
        <w:spacing w:line="240" w:lineRule="auto"/>
        <w:ind w:left="720"/>
        <w:rPr>
          <w:del w:id="106" w:author="NERGUI BATBAYAR" w:date="2026-10-25T12:09:00Z"/>
          <w:rFonts w:ascii="Times New Roman" w:eastAsia="Times New Roman" w:hAnsi="Times New Roman" w:cs="Times New Roman"/>
          <w:color w:val="FF0000"/>
          <w:sz w:val="24"/>
          <w:szCs w:val="24"/>
        </w:rPr>
      </w:pPr>
      <w:del w:id="107" w:author="NERGUI BATBAYAR" w:date="2026-10-25T12:09:00Z">
        <w:r w:rsidRPr="008D49C4" w:rsidDel="007A6D8C">
          <w:rPr>
            <w:rFonts w:ascii="Aptos" w:eastAsia="Times New Roman" w:hAnsi="Aptos" w:cs="Times New Roman"/>
            <w:color w:val="FF0000"/>
            <w:sz w:val="24"/>
            <w:szCs w:val="24"/>
          </w:rPr>
          <w:delText>In the "Use of AI" section, choose the statement that accurately reflects your work:</w:delText>
        </w:r>
      </w:del>
    </w:p>
    <w:p w14:paraId="64A4805C" w14:textId="33E8C3E4" w:rsidR="00A034FB" w:rsidRPr="008D49C4" w:rsidDel="007A6D8C" w:rsidRDefault="00A034FB" w:rsidP="00A034FB">
      <w:pPr>
        <w:spacing w:after="0" w:line="240" w:lineRule="auto"/>
        <w:ind w:left="720"/>
        <w:rPr>
          <w:del w:id="108" w:author="NERGUI BATBAYAR" w:date="2026-10-25T12:09:00Z"/>
          <w:rFonts w:ascii="Times New Roman" w:eastAsia="Times New Roman" w:hAnsi="Times New Roman" w:cs="Times New Roman"/>
          <w:color w:val="FF0000"/>
          <w:sz w:val="24"/>
          <w:szCs w:val="24"/>
        </w:rPr>
      </w:pPr>
    </w:p>
    <w:p w14:paraId="15DD3A31" w14:textId="131B59DA" w:rsidR="00A034FB" w:rsidRPr="008D49C4" w:rsidDel="007A6D8C" w:rsidRDefault="00A034FB" w:rsidP="00A034FB">
      <w:pPr>
        <w:spacing w:line="240" w:lineRule="auto"/>
        <w:ind w:left="720"/>
        <w:rPr>
          <w:del w:id="109" w:author="NERGUI BATBAYAR" w:date="2026-10-25T12:09:00Z"/>
          <w:rFonts w:ascii="Times New Roman" w:eastAsia="Times New Roman" w:hAnsi="Times New Roman" w:cs="Times New Roman"/>
          <w:color w:val="FF0000"/>
          <w:sz w:val="24"/>
          <w:szCs w:val="24"/>
        </w:rPr>
      </w:pPr>
      <w:del w:id="110" w:author="NERGUI BATBAYAR" w:date="2026-10-25T12:09:00Z">
        <w:r w:rsidRPr="008D49C4" w:rsidDel="007A6D8C">
          <w:rPr>
            <w:rFonts w:ascii="Aptos" w:eastAsia="Times New Roman" w:hAnsi="Aptos" w:cs="Times New Roman"/>
            <w:b/>
            <w:bCs/>
            <w:color w:val="FF0000"/>
            <w:sz w:val="24"/>
            <w:szCs w:val="24"/>
          </w:rPr>
          <w:delText>If you utilized AI</w:delText>
        </w:r>
        <w:r w:rsidRPr="008D49C4" w:rsidDel="007A6D8C">
          <w:rPr>
            <w:rFonts w:ascii="Aptos" w:eastAsia="Times New Roman" w:hAnsi="Aptos" w:cs="Times New Roman"/>
            <w:color w:val="FF0000"/>
            <w:sz w:val="24"/>
            <w:szCs w:val="24"/>
          </w:rPr>
          <w:delText>: select the first statement. Provide details about the AI tool used and its application. Delete the second statement.</w:delText>
        </w:r>
      </w:del>
    </w:p>
    <w:p w14:paraId="630E2B70" w14:textId="4E9B60F7" w:rsidR="00A034FB" w:rsidRPr="008D49C4" w:rsidDel="007A6D8C" w:rsidRDefault="00A034FB" w:rsidP="00A034FB">
      <w:pPr>
        <w:spacing w:line="240" w:lineRule="auto"/>
        <w:ind w:left="720"/>
        <w:rPr>
          <w:del w:id="111" w:author="NERGUI BATBAYAR" w:date="2026-10-25T12:09:00Z"/>
          <w:rFonts w:ascii="Times New Roman" w:eastAsia="Times New Roman" w:hAnsi="Times New Roman" w:cs="Times New Roman"/>
          <w:color w:val="FF0000"/>
          <w:sz w:val="24"/>
          <w:szCs w:val="24"/>
        </w:rPr>
      </w:pPr>
      <w:del w:id="112" w:author="NERGUI BATBAYAR" w:date="2026-10-25T12:09:00Z">
        <w:r w:rsidRPr="008D49C4" w:rsidDel="007A6D8C">
          <w:rPr>
            <w:rFonts w:ascii="Aptos" w:eastAsia="Times New Roman" w:hAnsi="Aptos" w:cs="Times New Roman"/>
            <w:color w:val="FF0000"/>
            <w:sz w:val="24"/>
            <w:szCs w:val="24"/>
          </w:rPr>
          <w:delText>Example: "I acknowledge the use of Grammarly for improving spelling and grammar."</w:delText>
        </w:r>
      </w:del>
    </w:p>
    <w:p w14:paraId="31A54606" w14:textId="43D76AF4" w:rsidR="00A034FB" w:rsidRPr="008D49C4" w:rsidDel="007A6D8C" w:rsidRDefault="00A034FB" w:rsidP="00A034FB">
      <w:pPr>
        <w:spacing w:line="240" w:lineRule="auto"/>
        <w:ind w:left="720"/>
        <w:rPr>
          <w:del w:id="113" w:author="NERGUI BATBAYAR" w:date="2026-10-25T12:09:00Z"/>
          <w:rFonts w:ascii="Times New Roman" w:eastAsia="Times New Roman" w:hAnsi="Times New Roman" w:cs="Times New Roman"/>
          <w:color w:val="FF0000"/>
          <w:sz w:val="24"/>
          <w:szCs w:val="24"/>
        </w:rPr>
      </w:pPr>
      <w:del w:id="114" w:author="NERGUI BATBAYAR" w:date="2026-10-25T12:09:00Z">
        <w:r w:rsidRPr="008D49C4" w:rsidDel="007A6D8C">
          <w:rPr>
            <w:rFonts w:ascii="Aptos" w:eastAsia="Times New Roman" w:hAnsi="Aptos" w:cs="Times New Roman"/>
            <w:color w:val="FF0000"/>
            <w:sz w:val="24"/>
            <w:szCs w:val="24"/>
          </w:rPr>
          <w:delText>OR: "I acknowledge the use of ChatGPT for structuring the assignment."</w:delText>
        </w:r>
      </w:del>
    </w:p>
    <w:p w14:paraId="2C7C21F5" w14:textId="361EB1C0" w:rsidR="00A034FB" w:rsidRPr="008D49C4" w:rsidDel="007A6D8C" w:rsidRDefault="00A034FB" w:rsidP="00A034FB">
      <w:pPr>
        <w:spacing w:line="240" w:lineRule="auto"/>
        <w:ind w:left="720"/>
        <w:rPr>
          <w:del w:id="115" w:author="NERGUI BATBAYAR" w:date="2026-10-25T12:09:00Z"/>
          <w:rFonts w:ascii="Times New Roman" w:eastAsia="Times New Roman" w:hAnsi="Times New Roman" w:cs="Times New Roman"/>
          <w:color w:val="FF0000"/>
          <w:sz w:val="24"/>
          <w:szCs w:val="24"/>
        </w:rPr>
      </w:pPr>
      <w:del w:id="116" w:author="NERGUI BATBAYAR" w:date="2026-10-25T12:09:00Z">
        <w:r w:rsidRPr="008D49C4" w:rsidDel="007A6D8C">
          <w:rPr>
            <w:rFonts w:ascii="Aptos" w:eastAsia="Times New Roman" w:hAnsi="Aptos" w:cs="Times New Roman"/>
            <w:color w:val="FF0000"/>
            <w:sz w:val="24"/>
            <w:szCs w:val="24"/>
          </w:rPr>
          <w:delText>Additionally, if you have used AI-generated content to inform a particular section of an assignment, you should cite its use as though you are referencing any other resource such as a journal article or book. You should then provide an appendix that shows the prompt you used, and text generated by the AI tool as evidence.</w:delText>
        </w:r>
      </w:del>
    </w:p>
    <w:p w14:paraId="312F7C50" w14:textId="57D2A534" w:rsidR="00A034FB" w:rsidRPr="008D49C4" w:rsidDel="007A6D8C" w:rsidRDefault="00A034FB" w:rsidP="00A034FB">
      <w:pPr>
        <w:spacing w:line="240" w:lineRule="auto"/>
        <w:ind w:left="720"/>
        <w:rPr>
          <w:del w:id="117" w:author="NERGUI BATBAYAR" w:date="2026-10-25T12:09:00Z"/>
          <w:rFonts w:ascii="Times New Roman" w:eastAsia="Times New Roman" w:hAnsi="Times New Roman" w:cs="Times New Roman"/>
          <w:color w:val="FF0000"/>
          <w:sz w:val="24"/>
          <w:szCs w:val="24"/>
        </w:rPr>
      </w:pPr>
      <w:del w:id="118" w:author="NERGUI BATBAYAR" w:date="2026-10-25T12:09:00Z">
        <w:r w:rsidRPr="008D49C4" w:rsidDel="007A6D8C">
          <w:rPr>
            <w:rFonts w:ascii="Aptos" w:eastAsia="Times New Roman" w:hAnsi="Aptos" w:cs="Times New Roman"/>
            <w:color w:val="FF0000"/>
            <w:sz w:val="24"/>
            <w:szCs w:val="24"/>
          </w:rPr>
          <w:delText>Information on how to reference AI tools is available in the Harvard Referencing Handbook, which can be downloaded at:</w:delText>
        </w:r>
        <w:r w:rsidRPr="008D49C4" w:rsidDel="007A6D8C">
          <w:rPr>
            <w:rFonts w:eastAsia="Times New Roman"/>
            <w:color w:val="FF0000"/>
          </w:rPr>
          <w:delText xml:space="preserve"> </w:delText>
        </w:r>
        <w:r w:rsidRPr="008D49C4" w:rsidDel="007A6D8C">
          <w:rPr>
            <w:rFonts w:ascii="Aptos" w:eastAsia="Times New Roman" w:hAnsi="Aptos" w:cs="Times New Roman"/>
            <w:color w:val="FF0000"/>
            <w:sz w:val="24"/>
            <w:szCs w:val="24"/>
          </w:rPr>
          <w:delText>https://library.cct.ie/referencing/harvard</w:delText>
        </w:r>
      </w:del>
    </w:p>
    <w:p w14:paraId="05C0C768" w14:textId="47189CEC" w:rsidR="00A034FB" w:rsidRPr="008D49C4" w:rsidDel="007A6D8C" w:rsidRDefault="00A034FB" w:rsidP="00A034FB">
      <w:pPr>
        <w:spacing w:after="0" w:line="240" w:lineRule="auto"/>
        <w:ind w:left="720"/>
        <w:rPr>
          <w:del w:id="119" w:author="NERGUI BATBAYAR" w:date="2026-10-25T12:09:00Z"/>
          <w:rFonts w:ascii="Times New Roman" w:eastAsia="Times New Roman" w:hAnsi="Times New Roman" w:cs="Times New Roman"/>
          <w:color w:val="FF0000"/>
          <w:sz w:val="24"/>
          <w:szCs w:val="24"/>
        </w:rPr>
      </w:pPr>
    </w:p>
    <w:p w14:paraId="4FAE990D" w14:textId="586153B8" w:rsidR="00A034FB" w:rsidRPr="008D49C4" w:rsidDel="007A6D8C" w:rsidRDefault="00A034FB" w:rsidP="00A034FB">
      <w:pPr>
        <w:spacing w:line="240" w:lineRule="auto"/>
        <w:ind w:left="720"/>
        <w:rPr>
          <w:del w:id="120" w:author="NERGUI BATBAYAR" w:date="2026-10-25T12:09:00Z"/>
          <w:rFonts w:ascii="Aptos" w:eastAsia="Times New Roman" w:hAnsi="Aptos" w:cs="Times New Roman"/>
          <w:color w:val="FF0000"/>
          <w:sz w:val="24"/>
          <w:szCs w:val="24"/>
        </w:rPr>
      </w:pPr>
      <w:del w:id="121" w:author="NERGUI BATBAYAR" w:date="2026-10-25T12:09:00Z">
        <w:r w:rsidRPr="008D49C4" w:rsidDel="007A6D8C">
          <w:rPr>
            <w:rFonts w:ascii="Aptos" w:eastAsia="Times New Roman" w:hAnsi="Aptos" w:cs="Times New Roman"/>
            <w:b/>
            <w:bCs/>
            <w:color w:val="FF0000"/>
            <w:sz w:val="24"/>
            <w:szCs w:val="24"/>
          </w:rPr>
          <w:delText>If you did not use AI tools</w:delText>
        </w:r>
        <w:r w:rsidRPr="008D49C4" w:rsidDel="007A6D8C">
          <w:rPr>
            <w:rFonts w:ascii="Aptos" w:eastAsia="Times New Roman" w:hAnsi="Aptos" w:cs="Times New Roman"/>
            <w:color w:val="FF0000"/>
            <w:sz w:val="24"/>
            <w:szCs w:val="24"/>
          </w:rPr>
          <w:delText>: delete the first statement and keep the second one.</w:delText>
        </w:r>
      </w:del>
    </w:p>
    <w:p w14:paraId="7832715E" w14:textId="28D58CCB" w:rsidR="00A034FB" w:rsidRPr="008D49C4" w:rsidDel="007A6D8C" w:rsidRDefault="00A034FB" w:rsidP="00A034FB">
      <w:pPr>
        <w:spacing w:line="240" w:lineRule="auto"/>
        <w:rPr>
          <w:del w:id="122" w:author="NERGUI BATBAYAR" w:date="2026-10-25T12:09:00Z"/>
          <w:rFonts w:ascii="Aptos" w:eastAsia="Times New Roman" w:hAnsi="Aptos" w:cs="Times New Roman"/>
          <w:color w:val="FF0000"/>
          <w:sz w:val="24"/>
          <w:szCs w:val="24"/>
        </w:rPr>
      </w:pPr>
    </w:p>
    <w:p w14:paraId="423427B2" w14:textId="0CD0A657" w:rsidR="00A034FB" w:rsidDel="007A6D8C" w:rsidRDefault="00A034FB" w:rsidP="00A034FB">
      <w:pPr>
        <w:pStyle w:val="ListParagraph"/>
        <w:numPr>
          <w:ilvl w:val="0"/>
          <w:numId w:val="1"/>
        </w:numPr>
        <w:rPr>
          <w:del w:id="123" w:author="NERGUI BATBAYAR" w:date="2026-10-25T12:09:00Z"/>
          <w:rFonts w:asciiTheme="minorHAnsi" w:hAnsiTheme="minorHAnsi"/>
          <w:b/>
          <w:bCs/>
          <w:color w:val="FF0000"/>
          <w:sz w:val="24"/>
          <w:szCs w:val="24"/>
        </w:rPr>
      </w:pPr>
      <w:del w:id="124" w:author="NERGUI BATBAYAR" w:date="2026-10-25T12:09:00Z">
        <w:r w:rsidRPr="008D49C4" w:rsidDel="007A6D8C">
          <w:rPr>
            <w:rFonts w:asciiTheme="minorHAnsi" w:hAnsiTheme="minorHAnsi"/>
            <w:b/>
            <w:bCs/>
            <w:color w:val="FF0000"/>
            <w:sz w:val="24"/>
            <w:szCs w:val="24"/>
          </w:rPr>
          <w:delText>Version Control</w:delText>
        </w:r>
      </w:del>
    </w:p>
    <w:p w14:paraId="65E3BDF0" w14:textId="38AFE39F" w:rsidR="00A034FB" w:rsidRPr="008D49C4" w:rsidDel="007A6D8C" w:rsidRDefault="00A034FB" w:rsidP="00A034FB">
      <w:pPr>
        <w:spacing w:before="100" w:beforeAutospacing="1" w:after="100" w:afterAutospacing="1" w:line="240" w:lineRule="auto"/>
        <w:ind w:left="720"/>
        <w:outlineLvl w:val="2"/>
        <w:rPr>
          <w:del w:id="125" w:author="NERGUI BATBAYAR" w:date="2026-10-25T12:09:00Z"/>
          <w:rFonts w:asciiTheme="minorHAnsi" w:eastAsia="Times New Roman" w:hAnsiTheme="minorHAnsi" w:cs="Times New Roman"/>
          <w:b/>
          <w:bCs/>
          <w:color w:val="FF0000"/>
          <w:sz w:val="24"/>
          <w:szCs w:val="24"/>
        </w:rPr>
      </w:pPr>
      <w:del w:id="126" w:author="NERGUI BATBAYAR" w:date="2026-10-25T12:09:00Z">
        <w:r w:rsidRPr="008D49C4" w:rsidDel="007A6D8C">
          <w:rPr>
            <w:rFonts w:asciiTheme="minorHAnsi" w:eastAsia="Times New Roman" w:hAnsiTheme="minorHAnsi" w:cs="Times New Roman"/>
            <w:b/>
            <w:bCs/>
            <w:color w:val="FF0000"/>
            <w:sz w:val="24"/>
            <w:szCs w:val="24"/>
          </w:rPr>
          <w:delText>Enabling Version Control in Microsoft Word:</w:delText>
        </w:r>
      </w:del>
    </w:p>
    <w:p w14:paraId="6CFA9E11" w14:textId="23229621" w:rsidR="00A034FB" w:rsidRPr="008D49C4" w:rsidDel="007A6D8C" w:rsidRDefault="00A034FB" w:rsidP="00A034FB">
      <w:pPr>
        <w:spacing w:before="100" w:beforeAutospacing="1" w:after="100" w:afterAutospacing="1" w:line="240" w:lineRule="auto"/>
        <w:ind w:left="720"/>
        <w:rPr>
          <w:del w:id="127" w:author="NERGUI BATBAYAR" w:date="2026-10-25T12:09:00Z"/>
          <w:rFonts w:asciiTheme="minorHAnsi" w:eastAsia="Times New Roman" w:hAnsiTheme="minorHAnsi" w:cs="Times New Roman"/>
          <w:color w:val="FF0000"/>
          <w:sz w:val="24"/>
          <w:szCs w:val="24"/>
        </w:rPr>
      </w:pPr>
      <w:del w:id="128" w:author="NERGUI BATBAYAR" w:date="2026-10-25T12:09:00Z">
        <w:r w:rsidRPr="008D49C4" w:rsidDel="007A6D8C">
          <w:rPr>
            <w:rFonts w:asciiTheme="minorHAnsi" w:eastAsia="Times New Roman" w:hAnsiTheme="minorHAnsi" w:cs="Times New Roman"/>
            <w:color w:val="FF0000"/>
            <w:sz w:val="24"/>
            <w:szCs w:val="24"/>
          </w:rPr>
          <w:delText>Version control in Microsoft Word can be achieved in a few ways. Here’s how to do it:</w:delText>
        </w:r>
      </w:del>
    </w:p>
    <w:p w14:paraId="658ED202" w14:textId="1DDEDD64" w:rsidR="00A034FB" w:rsidRPr="008D49C4" w:rsidDel="007A6D8C" w:rsidRDefault="00A034FB" w:rsidP="00A034FB">
      <w:pPr>
        <w:spacing w:before="100" w:beforeAutospacing="1" w:after="100" w:afterAutospacing="1" w:line="240" w:lineRule="auto"/>
        <w:ind w:left="720"/>
        <w:outlineLvl w:val="3"/>
        <w:rPr>
          <w:del w:id="129" w:author="NERGUI BATBAYAR" w:date="2026-10-25T12:09:00Z"/>
          <w:rFonts w:asciiTheme="minorHAnsi" w:eastAsia="Times New Roman" w:hAnsiTheme="minorHAnsi" w:cs="Times New Roman"/>
          <w:b/>
          <w:bCs/>
          <w:color w:val="FF0000"/>
          <w:sz w:val="24"/>
          <w:szCs w:val="24"/>
        </w:rPr>
      </w:pPr>
      <w:del w:id="130" w:author="NERGUI BATBAYAR" w:date="2026-10-25T12:09:00Z">
        <w:r w:rsidRPr="008D49C4" w:rsidDel="007A6D8C">
          <w:rPr>
            <w:rFonts w:asciiTheme="minorHAnsi" w:eastAsia="Times New Roman" w:hAnsiTheme="minorHAnsi" w:cs="Times New Roman"/>
            <w:b/>
            <w:bCs/>
            <w:color w:val="FF0000"/>
            <w:sz w:val="24"/>
            <w:szCs w:val="24"/>
          </w:rPr>
          <w:delText>1. Using Track Changes:</w:delText>
        </w:r>
      </w:del>
    </w:p>
    <w:p w14:paraId="331B7CDB" w14:textId="5F8A6F2D" w:rsidR="00A034FB" w:rsidDel="007A6D8C" w:rsidRDefault="00A034FB" w:rsidP="00A034FB">
      <w:pPr>
        <w:numPr>
          <w:ilvl w:val="0"/>
          <w:numId w:val="3"/>
        </w:numPr>
        <w:tabs>
          <w:tab w:val="clear" w:pos="720"/>
          <w:tab w:val="num" w:pos="1440"/>
        </w:tabs>
        <w:spacing w:before="100" w:beforeAutospacing="1" w:after="100" w:afterAutospacing="1" w:line="240" w:lineRule="auto"/>
        <w:ind w:left="1440"/>
        <w:rPr>
          <w:del w:id="131" w:author="NERGUI BATBAYAR" w:date="2026-10-25T12:09:00Z"/>
          <w:rFonts w:asciiTheme="minorHAnsi" w:eastAsia="Times New Roman" w:hAnsiTheme="minorHAnsi" w:cs="Times New Roman"/>
          <w:color w:val="FF0000"/>
          <w:sz w:val="24"/>
          <w:szCs w:val="24"/>
        </w:rPr>
      </w:pPr>
      <w:del w:id="132" w:author="NERGUI BATBAYAR" w:date="2026-10-25T12:09:00Z">
        <w:r w:rsidRPr="008D49C4" w:rsidDel="007A6D8C">
          <w:rPr>
            <w:rFonts w:asciiTheme="minorHAnsi" w:eastAsia="Times New Roman" w:hAnsiTheme="minorHAnsi" w:cs="Times New Roman"/>
            <w:b/>
            <w:bCs/>
            <w:color w:val="FF0000"/>
            <w:sz w:val="24"/>
            <w:szCs w:val="24"/>
          </w:rPr>
          <w:delText>Track Changes</w:delText>
        </w:r>
        <w:r w:rsidRPr="008D49C4" w:rsidDel="007A6D8C">
          <w:rPr>
            <w:rFonts w:asciiTheme="minorHAnsi" w:eastAsia="Times New Roman" w:hAnsiTheme="minorHAnsi" w:cs="Times New Roman"/>
            <w:color w:val="FF0000"/>
            <w:sz w:val="24"/>
            <w:szCs w:val="24"/>
          </w:rPr>
          <w:delText xml:space="preserve"> is a built-in feature of Word that helps users monitor edits. </w:delText>
        </w:r>
      </w:del>
    </w:p>
    <w:p w14:paraId="4091A723" w14:textId="6779A7A7" w:rsidR="00A034FB" w:rsidRPr="008D49C4" w:rsidDel="007A6D8C" w:rsidRDefault="00A034FB" w:rsidP="00A034FB">
      <w:pPr>
        <w:spacing w:before="100" w:beforeAutospacing="1" w:after="100" w:afterAutospacing="1" w:line="240" w:lineRule="auto"/>
        <w:ind w:left="1440"/>
        <w:rPr>
          <w:del w:id="133" w:author="NERGUI BATBAYAR" w:date="2026-10-25T12:09:00Z"/>
          <w:rFonts w:asciiTheme="minorHAnsi" w:eastAsia="Times New Roman" w:hAnsiTheme="minorHAnsi" w:cs="Times New Roman"/>
          <w:color w:val="FF0000"/>
          <w:sz w:val="24"/>
          <w:szCs w:val="24"/>
        </w:rPr>
      </w:pPr>
      <w:del w:id="134" w:author="NERGUI BATBAYAR" w:date="2026-10-25T12:09:00Z">
        <w:r w:rsidRPr="008D49C4" w:rsidDel="007A6D8C">
          <w:rPr>
            <w:rFonts w:asciiTheme="minorHAnsi" w:eastAsia="Times New Roman" w:hAnsiTheme="minorHAnsi" w:cs="Times New Roman"/>
            <w:color w:val="FF0000"/>
            <w:sz w:val="24"/>
            <w:szCs w:val="24"/>
          </w:rPr>
          <w:delText>To enable:</w:delText>
        </w:r>
      </w:del>
    </w:p>
    <w:p w14:paraId="2EC5D1CB" w14:textId="41261227" w:rsidR="00A034FB" w:rsidRPr="008D49C4" w:rsidDel="007A6D8C" w:rsidRDefault="00A034FB" w:rsidP="00A034FB">
      <w:pPr>
        <w:numPr>
          <w:ilvl w:val="1"/>
          <w:numId w:val="3"/>
        </w:numPr>
        <w:tabs>
          <w:tab w:val="clear" w:pos="1440"/>
          <w:tab w:val="num" w:pos="2160"/>
        </w:tabs>
        <w:spacing w:before="100" w:beforeAutospacing="1" w:after="100" w:afterAutospacing="1" w:line="240" w:lineRule="auto"/>
        <w:ind w:left="2160"/>
        <w:rPr>
          <w:del w:id="135" w:author="NERGUI BATBAYAR" w:date="2026-10-25T12:09:00Z"/>
          <w:rFonts w:asciiTheme="minorHAnsi" w:eastAsia="Times New Roman" w:hAnsiTheme="minorHAnsi" w:cs="Times New Roman"/>
          <w:color w:val="FF0000"/>
          <w:sz w:val="24"/>
          <w:szCs w:val="24"/>
        </w:rPr>
      </w:pPr>
      <w:del w:id="136" w:author="NERGUI BATBAYAR" w:date="2026-10-25T12:09:00Z">
        <w:r w:rsidRPr="008D49C4" w:rsidDel="007A6D8C">
          <w:rPr>
            <w:rFonts w:asciiTheme="minorHAnsi" w:eastAsia="Times New Roman" w:hAnsiTheme="minorHAnsi" w:cs="Times New Roman"/>
            <w:color w:val="FF0000"/>
            <w:sz w:val="24"/>
            <w:szCs w:val="24"/>
          </w:rPr>
          <w:delText xml:space="preserve">Go to the </w:delText>
        </w:r>
        <w:r w:rsidRPr="008D49C4" w:rsidDel="007A6D8C">
          <w:rPr>
            <w:rFonts w:asciiTheme="minorHAnsi" w:eastAsia="Times New Roman" w:hAnsiTheme="minorHAnsi" w:cs="Times New Roman"/>
            <w:b/>
            <w:bCs/>
            <w:color w:val="FF0000"/>
            <w:sz w:val="24"/>
            <w:szCs w:val="24"/>
          </w:rPr>
          <w:delText>Review</w:delText>
        </w:r>
        <w:r w:rsidRPr="008D49C4" w:rsidDel="007A6D8C">
          <w:rPr>
            <w:rFonts w:asciiTheme="minorHAnsi" w:eastAsia="Times New Roman" w:hAnsiTheme="minorHAnsi" w:cs="Times New Roman"/>
            <w:color w:val="FF0000"/>
            <w:sz w:val="24"/>
            <w:szCs w:val="24"/>
          </w:rPr>
          <w:delText xml:space="preserve"> tab.</w:delText>
        </w:r>
      </w:del>
    </w:p>
    <w:p w14:paraId="760E17AF" w14:textId="3CF41225" w:rsidR="00A034FB" w:rsidRPr="008D49C4" w:rsidDel="007A6D8C" w:rsidRDefault="00A034FB" w:rsidP="00A034FB">
      <w:pPr>
        <w:numPr>
          <w:ilvl w:val="1"/>
          <w:numId w:val="3"/>
        </w:numPr>
        <w:tabs>
          <w:tab w:val="clear" w:pos="1440"/>
          <w:tab w:val="num" w:pos="2160"/>
        </w:tabs>
        <w:spacing w:before="100" w:beforeAutospacing="1" w:after="100" w:afterAutospacing="1" w:line="240" w:lineRule="auto"/>
        <w:ind w:left="2160"/>
        <w:rPr>
          <w:del w:id="137" w:author="NERGUI BATBAYAR" w:date="2026-10-25T12:09:00Z"/>
          <w:rFonts w:asciiTheme="minorHAnsi" w:eastAsia="Times New Roman" w:hAnsiTheme="minorHAnsi" w:cs="Times New Roman"/>
          <w:color w:val="FF0000"/>
          <w:sz w:val="24"/>
          <w:szCs w:val="24"/>
        </w:rPr>
      </w:pPr>
      <w:del w:id="138" w:author="NERGUI BATBAYAR" w:date="2026-10-25T12:09:00Z">
        <w:r w:rsidRPr="008D49C4" w:rsidDel="007A6D8C">
          <w:rPr>
            <w:rFonts w:asciiTheme="minorHAnsi" w:eastAsia="Times New Roman" w:hAnsiTheme="minorHAnsi" w:cs="Times New Roman"/>
            <w:color w:val="FF0000"/>
            <w:sz w:val="24"/>
            <w:szCs w:val="24"/>
          </w:rPr>
          <w:delText xml:space="preserve">Click </w:delText>
        </w:r>
        <w:r w:rsidRPr="008D49C4" w:rsidDel="007A6D8C">
          <w:rPr>
            <w:rFonts w:asciiTheme="minorHAnsi" w:eastAsia="Times New Roman" w:hAnsiTheme="minorHAnsi" w:cs="Times New Roman"/>
            <w:b/>
            <w:bCs/>
            <w:color w:val="FF0000"/>
            <w:sz w:val="24"/>
            <w:szCs w:val="24"/>
          </w:rPr>
          <w:delText>Track Changes</w:delText>
        </w:r>
        <w:r w:rsidDel="007A6D8C">
          <w:rPr>
            <w:rFonts w:asciiTheme="minorHAnsi" w:eastAsia="Times New Roman" w:hAnsiTheme="minorHAnsi" w:cs="Times New Roman"/>
            <w:color w:val="FF0000"/>
            <w:sz w:val="24"/>
            <w:szCs w:val="24"/>
          </w:rPr>
          <w:delText xml:space="preserve"> </w:delText>
        </w:r>
      </w:del>
    </w:p>
    <w:p w14:paraId="15AF8498" w14:textId="2870DAA8" w:rsidR="00A034FB" w:rsidDel="007A6D8C" w:rsidRDefault="00A034FB" w:rsidP="00A034FB">
      <w:pPr>
        <w:numPr>
          <w:ilvl w:val="1"/>
          <w:numId w:val="3"/>
        </w:numPr>
        <w:tabs>
          <w:tab w:val="clear" w:pos="1440"/>
          <w:tab w:val="num" w:pos="2160"/>
        </w:tabs>
        <w:spacing w:before="100" w:beforeAutospacing="1" w:after="100" w:afterAutospacing="1" w:line="240" w:lineRule="auto"/>
        <w:ind w:left="2160"/>
        <w:rPr>
          <w:del w:id="139" w:author="NERGUI BATBAYAR" w:date="2026-10-25T12:09:00Z"/>
          <w:rFonts w:asciiTheme="minorHAnsi" w:eastAsia="Times New Roman" w:hAnsiTheme="minorHAnsi" w:cs="Times New Roman"/>
          <w:color w:val="FF0000"/>
          <w:sz w:val="24"/>
          <w:szCs w:val="24"/>
        </w:rPr>
      </w:pPr>
      <w:del w:id="140" w:author="NERGUI BATBAYAR" w:date="2026-10-25T12:09:00Z">
        <w:r w:rsidRPr="008D49C4" w:rsidDel="007A6D8C">
          <w:rPr>
            <w:rFonts w:asciiTheme="minorHAnsi" w:eastAsia="Times New Roman" w:hAnsiTheme="minorHAnsi" w:cs="Times New Roman"/>
            <w:color w:val="FF0000"/>
            <w:sz w:val="24"/>
            <w:szCs w:val="24"/>
          </w:rPr>
          <w:delText>Word will start recording changes and can show who made each edit.</w:delText>
        </w:r>
      </w:del>
    </w:p>
    <w:p w14:paraId="70BA165F" w14:textId="5013C078" w:rsidR="00DB4F8F" w:rsidDel="007A6D8C" w:rsidRDefault="00DB4F8F" w:rsidP="00A034FB">
      <w:pPr>
        <w:numPr>
          <w:ilvl w:val="1"/>
          <w:numId w:val="3"/>
        </w:numPr>
        <w:tabs>
          <w:tab w:val="clear" w:pos="1440"/>
          <w:tab w:val="num" w:pos="2160"/>
        </w:tabs>
        <w:spacing w:before="100" w:beforeAutospacing="1" w:after="100" w:afterAutospacing="1" w:line="240" w:lineRule="auto"/>
        <w:ind w:left="2160"/>
        <w:rPr>
          <w:del w:id="141" w:author="NERGUI BATBAYAR" w:date="2026-10-25T12:09:00Z"/>
          <w:rFonts w:asciiTheme="minorHAnsi" w:eastAsia="Times New Roman" w:hAnsiTheme="minorHAnsi" w:cs="Times New Roman"/>
          <w:color w:val="FF0000"/>
          <w:sz w:val="24"/>
          <w:szCs w:val="24"/>
        </w:rPr>
      </w:pPr>
      <w:del w:id="142" w:author="NERGUI BATBAYAR" w:date="2026-10-25T12:09:00Z">
        <w:r w:rsidDel="007A6D8C">
          <w:rPr>
            <w:rFonts w:asciiTheme="minorHAnsi" w:eastAsia="Times New Roman" w:hAnsiTheme="minorHAnsi" w:cs="Times New Roman"/>
            <w:color w:val="FF0000"/>
            <w:sz w:val="24"/>
            <w:szCs w:val="24"/>
          </w:rPr>
          <w:delText xml:space="preserve">Select </w:delText>
        </w:r>
        <w:r w:rsidRPr="00DB4F8F" w:rsidDel="007A6D8C">
          <w:rPr>
            <w:rFonts w:asciiTheme="minorHAnsi" w:eastAsia="Times New Roman" w:hAnsiTheme="minorHAnsi" w:cs="Times New Roman"/>
            <w:b/>
            <w:bCs/>
            <w:color w:val="FF0000"/>
            <w:sz w:val="24"/>
            <w:szCs w:val="24"/>
          </w:rPr>
          <w:delText>No Markup</w:delText>
        </w:r>
        <w:r w:rsidDel="007A6D8C">
          <w:rPr>
            <w:rFonts w:asciiTheme="minorHAnsi" w:eastAsia="Times New Roman" w:hAnsiTheme="minorHAnsi" w:cs="Times New Roman"/>
            <w:color w:val="FF0000"/>
            <w:sz w:val="24"/>
            <w:szCs w:val="24"/>
          </w:rPr>
          <w:delText xml:space="preserve"> from the drop-down menu.</w:delText>
        </w:r>
      </w:del>
    </w:p>
    <w:p w14:paraId="5FB08C61" w14:textId="5A3F6746" w:rsidR="00DB4F8F" w:rsidRPr="008D49C4" w:rsidDel="007A6D8C" w:rsidRDefault="00DB4F8F" w:rsidP="00DB4F8F">
      <w:pPr>
        <w:spacing w:before="100" w:beforeAutospacing="1" w:after="100" w:afterAutospacing="1" w:line="240" w:lineRule="auto"/>
        <w:ind w:left="2160"/>
        <w:rPr>
          <w:del w:id="143" w:author="NERGUI BATBAYAR" w:date="2026-10-25T12:09:00Z"/>
          <w:rFonts w:asciiTheme="minorHAnsi" w:eastAsia="Times New Roman" w:hAnsiTheme="minorHAnsi" w:cs="Times New Roman"/>
          <w:color w:val="FF0000"/>
          <w:sz w:val="24"/>
          <w:szCs w:val="24"/>
        </w:rPr>
      </w:pPr>
      <w:del w:id="144" w:author="NERGUI BATBAYAR" w:date="2026-10-25T12:09:00Z">
        <w:r w:rsidDel="007A6D8C">
          <w:rPr>
            <w:noProof/>
          </w:rPr>
          <w:drawing>
            <wp:inline distT="0" distB="0" distL="0" distR="0" wp14:anchorId="74A2B1EC" wp14:editId="2090A0D3">
              <wp:extent cx="2047875" cy="1038225"/>
              <wp:effectExtent l="0" t="0" r="9525" b="9525"/>
              <wp:docPr id="8644014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40146" name="Picture 1" descr="A screenshot of a computer&#10;&#10;Description automatically generated"/>
                      <pic:cNvPicPr/>
                    </pic:nvPicPr>
                    <pic:blipFill>
                      <a:blip r:embed="rId13"/>
                      <a:stretch>
                        <a:fillRect/>
                      </a:stretch>
                    </pic:blipFill>
                    <pic:spPr>
                      <a:xfrm>
                        <a:off x="0" y="0"/>
                        <a:ext cx="2047875" cy="1038225"/>
                      </a:xfrm>
                      <a:prstGeom prst="rect">
                        <a:avLst/>
                      </a:prstGeom>
                    </pic:spPr>
                  </pic:pic>
                </a:graphicData>
              </a:graphic>
            </wp:inline>
          </w:drawing>
        </w:r>
      </w:del>
    </w:p>
    <w:p w14:paraId="5599CF9B" w14:textId="71E08E1A" w:rsidR="00A034FB" w:rsidRPr="008D49C4" w:rsidDel="007A6D8C" w:rsidRDefault="00A034FB" w:rsidP="00A034FB">
      <w:pPr>
        <w:spacing w:before="100" w:beforeAutospacing="1" w:after="100" w:afterAutospacing="1" w:line="240" w:lineRule="auto"/>
        <w:ind w:left="720"/>
        <w:outlineLvl w:val="3"/>
        <w:rPr>
          <w:del w:id="145" w:author="NERGUI BATBAYAR" w:date="2026-10-25T12:09:00Z"/>
          <w:rFonts w:asciiTheme="minorHAnsi" w:eastAsia="Times New Roman" w:hAnsiTheme="minorHAnsi" w:cs="Times New Roman"/>
          <w:b/>
          <w:bCs/>
          <w:color w:val="FF0000"/>
          <w:sz w:val="24"/>
          <w:szCs w:val="24"/>
        </w:rPr>
      </w:pPr>
      <w:del w:id="146" w:author="NERGUI BATBAYAR" w:date="2026-10-25T12:09:00Z">
        <w:r w:rsidRPr="008D49C4" w:rsidDel="007A6D8C">
          <w:rPr>
            <w:rFonts w:asciiTheme="minorHAnsi" w:eastAsia="Times New Roman" w:hAnsiTheme="minorHAnsi" w:cs="Times New Roman"/>
            <w:b/>
            <w:bCs/>
            <w:color w:val="FF0000"/>
            <w:sz w:val="24"/>
            <w:szCs w:val="24"/>
          </w:rPr>
          <w:delText>2. Using Microsoft OneDrive or SharePoint:</w:delText>
        </w:r>
      </w:del>
    </w:p>
    <w:p w14:paraId="08BE5995" w14:textId="5BFC53C5" w:rsidR="00A034FB" w:rsidRPr="008D49C4" w:rsidDel="007A6D8C" w:rsidRDefault="00A034FB" w:rsidP="00A034FB">
      <w:pPr>
        <w:numPr>
          <w:ilvl w:val="0"/>
          <w:numId w:val="4"/>
        </w:numPr>
        <w:tabs>
          <w:tab w:val="clear" w:pos="720"/>
          <w:tab w:val="num" w:pos="1440"/>
        </w:tabs>
        <w:spacing w:before="100" w:beforeAutospacing="1" w:after="100" w:afterAutospacing="1" w:line="240" w:lineRule="auto"/>
        <w:ind w:left="1440"/>
        <w:rPr>
          <w:del w:id="147" w:author="NERGUI BATBAYAR" w:date="2026-10-25T12:09:00Z"/>
          <w:rFonts w:asciiTheme="minorHAnsi" w:eastAsia="Times New Roman" w:hAnsiTheme="minorHAnsi" w:cs="Times New Roman"/>
          <w:color w:val="FF0000"/>
          <w:sz w:val="24"/>
          <w:szCs w:val="24"/>
        </w:rPr>
      </w:pPr>
      <w:del w:id="148" w:author="NERGUI BATBAYAR" w:date="2026-10-25T12:09:00Z">
        <w:r w:rsidRPr="008D49C4" w:rsidDel="007A6D8C">
          <w:rPr>
            <w:rFonts w:asciiTheme="minorHAnsi" w:eastAsia="Times New Roman" w:hAnsiTheme="minorHAnsi" w:cs="Times New Roman"/>
            <w:color w:val="FF0000"/>
            <w:sz w:val="24"/>
            <w:szCs w:val="24"/>
          </w:rPr>
          <w:delText xml:space="preserve">Save Word documents to </w:delText>
        </w:r>
        <w:r w:rsidRPr="008D49C4" w:rsidDel="007A6D8C">
          <w:rPr>
            <w:rFonts w:asciiTheme="minorHAnsi" w:eastAsia="Times New Roman" w:hAnsiTheme="minorHAnsi" w:cs="Times New Roman"/>
            <w:b/>
            <w:bCs/>
            <w:color w:val="FF0000"/>
            <w:sz w:val="24"/>
            <w:szCs w:val="24"/>
          </w:rPr>
          <w:delText>OneDrive</w:delText>
        </w:r>
        <w:r w:rsidRPr="008D49C4" w:rsidDel="007A6D8C">
          <w:rPr>
            <w:rFonts w:asciiTheme="minorHAnsi" w:eastAsia="Times New Roman" w:hAnsiTheme="minorHAnsi" w:cs="Times New Roman"/>
            <w:color w:val="FF0000"/>
            <w:sz w:val="24"/>
            <w:szCs w:val="24"/>
          </w:rPr>
          <w:delText xml:space="preserve"> or </w:delText>
        </w:r>
        <w:r w:rsidRPr="008D49C4" w:rsidDel="007A6D8C">
          <w:rPr>
            <w:rFonts w:asciiTheme="minorHAnsi" w:eastAsia="Times New Roman" w:hAnsiTheme="minorHAnsi" w:cs="Times New Roman"/>
            <w:b/>
            <w:bCs/>
            <w:color w:val="FF0000"/>
            <w:sz w:val="24"/>
            <w:szCs w:val="24"/>
          </w:rPr>
          <w:delText>SharePoint</w:delText>
        </w:r>
        <w:r w:rsidRPr="008D49C4" w:rsidDel="007A6D8C">
          <w:rPr>
            <w:rFonts w:asciiTheme="minorHAnsi" w:eastAsia="Times New Roman" w:hAnsiTheme="minorHAnsi" w:cs="Times New Roman"/>
            <w:color w:val="FF0000"/>
            <w:sz w:val="24"/>
            <w:szCs w:val="24"/>
          </w:rPr>
          <w:delText xml:space="preserve"> to automatically enable version history.</w:delText>
        </w:r>
      </w:del>
    </w:p>
    <w:p w14:paraId="097F6EAB" w14:textId="1F74777B" w:rsidR="00A034FB" w:rsidRPr="008D49C4" w:rsidDel="007A6D8C" w:rsidRDefault="00A034FB" w:rsidP="00A034FB">
      <w:pPr>
        <w:numPr>
          <w:ilvl w:val="1"/>
          <w:numId w:val="4"/>
        </w:numPr>
        <w:tabs>
          <w:tab w:val="clear" w:pos="1440"/>
          <w:tab w:val="num" w:pos="2160"/>
        </w:tabs>
        <w:spacing w:before="100" w:beforeAutospacing="1" w:after="100" w:afterAutospacing="1" w:line="240" w:lineRule="auto"/>
        <w:ind w:left="2160"/>
        <w:rPr>
          <w:del w:id="149" w:author="NERGUI BATBAYAR" w:date="2026-10-25T12:09:00Z"/>
          <w:rFonts w:asciiTheme="minorHAnsi" w:eastAsia="Times New Roman" w:hAnsiTheme="minorHAnsi" w:cs="Times New Roman"/>
          <w:color w:val="FF0000"/>
          <w:sz w:val="24"/>
          <w:szCs w:val="24"/>
        </w:rPr>
      </w:pPr>
      <w:del w:id="150" w:author="NERGUI BATBAYAR" w:date="2026-10-25T12:09:00Z">
        <w:r w:rsidRPr="008D49C4" w:rsidDel="007A6D8C">
          <w:rPr>
            <w:rFonts w:asciiTheme="minorHAnsi" w:eastAsia="Times New Roman" w:hAnsiTheme="minorHAnsi" w:cs="Times New Roman"/>
            <w:color w:val="FF0000"/>
            <w:sz w:val="24"/>
            <w:szCs w:val="24"/>
          </w:rPr>
          <w:delText xml:space="preserve">Go to </w:delText>
        </w:r>
        <w:r w:rsidRPr="008D49C4" w:rsidDel="007A6D8C">
          <w:rPr>
            <w:rFonts w:asciiTheme="minorHAnsi" w:eastAsia="Times New Roman" w:hAnsiTheme="minorHAnsi" w:cs="Times New Roman"/>
            <w:b/>
            <w:bCs/>
            <w:color w:val="FF0000"/>
            <w:sz w:val="24"/>
            <w:szCs w:val="24"/>
          </w:rPr>
          <w:delText>File</w:delText>
        </w:r>
        <w:r w:rsidRPr="008D49C4" w:rsidDel="007A6D8C">
          <w:rPr>
            <w:rFonts w:asciiTheme="minorHAnsi" w:eastAsia="Times New Roman" w:hAnsiTheme="minorHAnsi" w:cs="Times New Roman"/>
            <w:color w:val="FF0000"/>
            <w:sz w:val="24"/>
            <w:szCs w:val="24"/>
          </w:rPr>
          <w:delText xml:space="preserve"> &gt; </w:delText>
        </w:r>
        <w:r w:rsidRPr="008D49C4" w:rsidDel="007A6D8C">
          <w:rPr>
            <w:rFonts w:asciiTheme="minorHAnsi" w:eastAsia="Times New Roman" w:hAnsiTheme="minorHAnsi" w:cs="Times New Roman"/>
            <w:b/>
            <w:bCs/>
            <w:color w:val="FF0000"/>
            <w:sz w:val="24"/>
            <w:szCs w:val="24"/>
          </w:rPr>
          <w:delText>Save As</w:delText>
        </w:r>
        <w:r w:rsidRPr="008D49C4" w:rsidDel="007A6D8C">
          <w:rPr>
            <w:rFonts w:asciiTheme="minorHAnsi" w:eastAsia="Times New Roman" w:hAnsiTheme="minorHAnsi" w:cs="Times New Roman"/>
            <w:color w:val="FF0000"/>
            <w:sz w:val="24"/>
            <w:szCs w:val="24"/>
          </w:rPr>
          <w:delText xml:space="preserve"> &gt; </w:delText>
        </w:r>
        <w:r w:rsidRPr="008D49C4" w:rsidDel="007A6D8C">
          <w:rPr>
            <w:rFonts w:asciiTheme="minorHAnsi" w:eastAsia="Times New Roman" w:hAnsiTheme="minorHAnsi" w:cs="Times New Roman"/>
            <w:b/>
            <w:bCs/>
            <w:color w:val="FF0000"/>
            <w:sz w:val="24"/>
            <w:szCs w:val="24"/>
          </w:rPr>
          <w:delText>OneDrive</w:delText>
        </w:r>
        <w:r w:rsidRPr="008D49C4" w:rsidDel="007A6D8C">
          <w:rPr>
            <w:rFonts w:asciiTheme="minorHAnsi" w:eastAsia="Times New Roman" w:hAnsiTheme="minorHAnsi" w:cs="Times New Roman"/>
            <w:color w:val="FF0000"/>
            <w:sz w:val="24"/>
            <w:szCs w:val="24"/>
          </w:rPr>
          <w:delText xml:space="preserve"> or </w:delText>
        </w:r>
        <w:r w:rsidRPr="008D49C4" w:rsidDel="007A6D8C">
          <w:rPr>
            <w:rFonts w:asciiTheme="minorHAnsi" w:eastAsia="Times New Roman" w:hAnsiTheme="minorHAnsi" w:cs="Times New Roman"/>
            <w:b/>
            <w:bCs/>
            <w:color w:val="FF0000"/>
            <w:sz w:val="24"/>
            <w:szCs w:val="24"/>
          </w:rPr>
          <w:delText>SharePoint</w:delText>
        </w:r>
        <w:r w:rsidRPr="008D49C4" w:rsidDel="007A6D8C">
          <w:rPr>
            <w:rFonts w:asciiTheme="minorHAnsi" w:eastAsia="Times New Roman" w:hAnsiTheme="minorHAnsi" w:cs="Times New Roman"/>
            <w:color w:val="FF0000"/>
            <w:sz w:val="24"/>
            <w:szCs w:val="24"/>
          </w:rPr>
          <w:delText>.</w:delText>
        </w:r>
      </w:del>
    </w:p>
    <w:p w14:paraId="78C538CF" w14:textId="66C06817" w:rsidR="00A034FB" w:rsidRPr="008D49C4" w:rsidDel="007A6D8C" w:rsidRDefault="00A034FB" w:rsidP="00A034FB">
      <w:pPr>
        <w:numPr>
          <w:ilvl w:val="1"/>
          <w:numId w:val="4"/>
        </w:numPr>
        <w:tabs>
          <w:tab w:val="clear" w:pos="1440"/>
          <w:tab w:val="num" w:pos="2160"/>
        </w:tabs>
        <w:spacing w:before="100" w:beforeAutospacing="1" w:after="100" w:afterAutospacing="1" w:line="240" w:lineRule="auto"/>
        <w:ind w:left="2160"/>
        <w:rPr>
          <w:del w:id="151" w:author="NERGUI BATBAYAR" w:date="2026-10-25T12:09:00Z"/>
          <w:rFonts w:asciiTheme="minorHAnsi" w:eastAsia="Times New Roman" w:hAnsiTheme="minorHAnsi" w:cs="Times New Roman"/>
          <w:color w:val="FF0000"/>
          <w:sz w:val="24"/>
          <w:szCs w:val="24"/>
        </w:rPr>
      </w:pPr>
      <w:del w:id="152" w:author="NERGUI BATBAYAR" w:date="2026-10-25T12:09:00Z">
        <w:r w:rsidRPr="008D49C4" w:rsidDel="007A6D8C">
          <w:rPr>
            <w:rFonts w:asciiTheme="minorHAnsi" w:eastAsia="Times New Roman" w:hAnsiTheme="minorHAnsi" w:cs="Times New Roman"/>
            <w:color w:val="FF0000"/>
            <w:sz w:val="24"/>
            <w:szCs w:val="24"/>
          </w:rPr>
          <w:delText xml:space="preserve">In OneDrive or SharePoint, right-click the document, and select </w:delText>
        </w:r>
        <w:r w:rsidRPr="008D49C4" w:rsidDel="007A6D8C">
          <w:rPr>
            <w:rFonts w:asciiTheme="minorHAnsi" w:eastAsia="Times New Roman" w:hAnsiTheme="minorHAnsi" w:cs="Times New Roman"/>
            <w:b/>
            <w:bCs/>
            <w:color w:val="FF0000"/>
            <w:sz w:val="24"/>
            <w:szCs w:val="24"/>
          </w:rPr>
          <w:delText>Version History</w:delText>
        </w:r>
        <w:r w:rsidRPr="008D49C4" w:rsidDel="007A6D8C">
          <w:rPr>
            <w:rFonts w:asciiTheme="minorHAnsi" w:eastAsia="Times New Roman" w:hAnsiTheme="minorHAnsi" w:cs="Times New Roman"/>
            <w:color w:val="FF0000"/>
            <w:sz w:val="24"/>
            <w:szCs w:val="24"/>
          </w:rPr>
          <w:delText xml:space="preserve"> to view or restore previous versions.</w:delText>
        </w:r>
      </w:del>
    </w:p>
    <w:p w14:paraId="41216139" w14:textId="0D7E578C" w:rsidR="00A034FB" w:rsidRPr="008D49C4" w:rsidDel="007A6D8C" w:rsidRDefault="00A034FB" w:rsidP="00A034FB">
      <w:pPr>
        <w:spacing w:before="100" w:beforeAutospacing="1" w:after="100" w:afterAutospacing="1" w:line="240" w:lineRule="auto"/>
        <w:ind w:left="720"/>
        <w:outlineLvl w:val="3"/>
        <w:rPr>
          <w:del w:id="153" w:author="NERGUI BATBAYAR" w:date="2026-10-25T12:09:00Z"/>
          <w:rFonts w:asciiTheme="minorHAnsi" w:eastAsia="Times New Roman" w:hAnsiTheme="minorHAnsi" w:cs="Times New Roman"/>
          <w:b/>
          <w:bCs/>
          <w:color w:val="FF0000"/>
          <w:sz w:val="24"/>
          <w:szCs w:val="24"/>
        </w:rPr>
      </w:pPr>
      <w:del w:id="154" w:author="NERGUI BATBAYAR" w:date="2026-10-25T12:09:00Z">
        <w:r w:rsidRPr="008D49C4" w:rsidDel="007A6D8C">
          <w:rPr>
            <w:rFonts w:asciiTheme="minorHAnsi" w:eastAsia="Times New Roman" w:hAnsiTheme="minorHAnsi" w:cs="Times New Roman"/>
            <w:b/>
            <w:bCs/>
            <w:color w:val="FF0000"/>
            <w:sz w:val="24"/>
            <w:szCs w:val="24"/>
          </w:rPr>
          <w:delText xml:space="preserve">3. </w:delText>
        </w:r>
        <w:r w:rsidDel="007A6D8C">
          <w:rPr>
            <w:rFonts w:asciiTheme="minorHAnsi" w:eastAsia="Times New Roman" w:hAnsiTheme="minorHAnsi" w:cs="Times New Roman"/>
            <w:b/>
            <w:bCs/>
            <w:color w:val="FF0000"/>
            <w:sz w:val="24"/>
            <w:szCs w:val="24"/>
          </w:rPr>
          <w:delText>Saving files manually</w:delText>
        </w:r>
        <w:r w:rsidRPr="008D49C4" w:rsidDel="007A6D8C">
          <w:rPr>
            <w:rFonts w:asciiTheme="minorHAnsi" w:eastAsia="Times New Roman" w:hAnsiTheme="minorHAnsi" w:cs="Times New Roman"/>
            <w:b/>
            <w:bCs/>
            <w:color w:val="FF0000"/>
            <w:sz w:val="24"/>
            <w:szCs w:val="24"/>
          </w:rPr>
          <w:delText>:</w:delText>
        </w:r>
      </w:del>
    </w:p>
    <w:p w14:paraId="389BA3A5" w14:textId="2E1B6F8F" w:rsidR="00A034FB" w:rsidRPr="008D49C4" w:rsidDel="007A6D8C" w:rsidRDefault="00A034FB" w:rsidP="00A034FB">
      <w:pPr>
        <w:numPr>
          <w:ilvl w:val="0"/>
          <w:numId w:val="5"/>
        </w:numPr>
        <w:tabs>
          <w:tab w:val="num" w:pos="1440"/>
        </w:tabs>
        <w:spacing w:before="100" w:beforeAutospacing="1" w:after="100" w:afterAutospacing="1" w:line="240" w:lineRule="auto"/>
        <w:ind w:left="1440"/>
        <w:rPr>
          <w:del w:id="155" w:author="NERGUI BATBAYAR" w:date="2026-10-25T12:09:00Z"/>
          <w:rFonts w:asciiTheme="minorHAnsi" w:eastAsia="Times New Roman" w:hAnsiTheme="minorHAnsi" w:cs="Times New Roman"/>
          <w:color w:val="FF0000"/>
          <w:sz w:val="24"/>
          <w:szCs w:val="24"/>
        </w:rPr>
      </w:pPr>
      <w:del w:id="156" w:author="NERGUI BATBAYAR" w:date="2026-10-25T12:09:00Z">
        <w:r w:rsidRPr="008D49C4" w:rsidDel="007A6D8C">
          <w:rPr>
            <w:rFonts w:asciiTheme="minorHAnsi" w:eastAsia="Times New Roman" w:hAnsiTheme="minorHAnsi" w:cs="Times New Roman"/>
            <w:color w:val="FF0000"/>
            <w:sz w:val="24"/>
            <w:szCs w:val="24"/>
          </w:rPr>
          <w:delText xml:space="preserve">Users can create manual versions by saving files with date or version numbers in the filename, like </w:delText>
        </w:r>
        <w:r w:rsidRPr="008D49C4" w:rsidDel="007A6D8C">
          <w:rPr>
            <w:rFonts w:asciiTheme="minorHAnsi" w:eastAsia="Times New Roman" w:hAnsiTheme="minorHAnsi" w:cs="Courier New"/>
            <w:color w:val="FF0000"/>
            <w:sz w:val="24"/>
            <w:szCs w:val="24"/>
          </w:rPr>
          <w:delText>Document_v1</w:delText>
        </w:r>
        <w:r w:rsidRPr="008D49C4" w:rsidDel="007A6D8C">
          <w:rPr>
            <w:rFonts w:asciiTheme="minorHAnsi" w:eastAsia="Times New Roman" w:hAnsiTheme="minorHAnsi" w:cs="Times New Roman"/>
            <w:color w:val="FF0000"/>
            <w:sz w:val="24"/>
            <w:szCs w:val="24"/>
          </w:rPr>
          <w:delText xml:space="preserve">, </w:delText>
        </w:r>
        <w:r w:rsidRPr="008D49C4" w:rsidDel="007A6D8C">
          <w:rPr>
            <w:rFonts w:asciiTheme="minorHAnsi" w:eastAsia="Times New Roman" w:hAnsiTheme="minorHAnsi" w:cs="Courier New"/>
            <w:color w:val="FF0000"/>
            <w:sz w:val="24"/>
            <w:szCs w:val="24"/>
          </w:rPr>
          <w:delText>Document_v2</w:delText>
        </w:r>
        <w:r w:rsidRPr="008D49C4" w:rsidDel="007A6D8C">
          <w:rPr>
            <w:rFonts w:asciiTheme="minorHAnsi" w:eastAsia="Times New Roman" w:hAnsiTheme="minorHAnsi" w:cs="Times New Roman"/>
            <w:color w:val="FF0000"/>
            <w:sz w:val="24"/>
            <w:szCs w:val="24"/>
          </w:rPr>
          <w:delText>, etc.</w:delText>
        </w:r>
      </w:del>
    </w:p>
    <w:p w14:paraId="45E1C5E9" w14:textId="52724B62" w:rsidR="00A034FB" w:rsidRPr="008D49C4" w:rsidDel="007A6D8C" w:rsidRDefault="00A034FB" w:rsidP="00A034FB">
      <w:pPr>
        <w:numPr>
          <w:ilvl w:val="0"/>
          <w:numId w:val="5"/>
        </w:numPr>
        <w:tabs>
          <w:tab w:val="num" w:pos="1440"/>
        </w:tabs>
        <w:spacing w:before="100" w:beforeAutospacing="1" w:after="100" w:afterAutospacing="1" w:line="240" w:lineRule="auto"/>
        <w:ind w:left="1440"/>
        <w:rPr>
          <w:del w:id="157" w:author="NERGUI BATBAYAR" w:date="2026-10-25T12:09:00Z"/>
          <w:rFonts w:asciiTheme="minorHAnsi" w:eastAsia="Times New Roman" w:hAnsiTheme="minorHAnsi" w:cs="Times New Roman"/>
          <w:color w:val="FF0000"/>
          <w:sz w:val="24"/>
          <w:szCs w:val="24"/>
        </w:rPr>
      </w:pPr>
      <w:del w:id="158" w:author="NERGUI BATBAYAR" w:date="2026-10-25T12:09:00Z">
        <w:r w:rsidRPr="008D49C4" w:rsidDel="007A6D8C">
          <w:rPr>
            <w:rFonts w:asciiTheme="minorHAnsi" w:eastAsia="Times New Roman" w:hAnsiTheme="minorHAnsi" w:cs="Times New Roman"/>
            <w:color w:val="FF0000"/>
            <w:sz w:val="24"/>
            <w:szCs w:val="24"/>
          </w:rPr>
          <w:delText>This method requires consistent discipline and a well-maintained naming system.</w:delText>
        </w:r>
      </w:del>
    </w:p>
    <w:p w14:paraId="017254BD" w14:textId="1C1D6DE6" w:rsidR="00A034FB" w:rsidRPr="008D49C4" w:rsidDel="007A6D8C" w:rsidRDefault="00A034FB" w:rsidP="00A034FB">
      <w:pPr>
        <w:spacing w:before="100" w:beforeAutospacing="1" w:after="100" w:afterAutospacing="1" w:line="240" w:lineRule="auto"/>
        <w:ind w:left="1080"/>
        <w:rPr>
          <w:del w:id="159" w:author="NERGUI BATBAYAR" w:date="2026-10-25T12:09:00Z"/>
          <w:rFonts w:asciiTheme="minorHAnsi" w:eastAsia="Times New Roman" w:hAnsiTheme="minorHAnsi" w:cs="Times New Roman"/>
          <w:color w:val="FF0000"/>
          <w:sz w:val="24"/>
          <w:szCs w:val="24"/>
        </w:rPr>
      </w:pPr>
      <w:del w:id="160" w:author="NERGUI BATBAYAR" w:date="2026-10-25T12:09:00Z">
        <w:r w:rsidRPr="008D49C4" w:rsidDel="007A6D8C">
          <w:rPr>
            <w:rFonts w:asciiTheme="minorHAnsi" w:eastAsia="Times New Roman" w:hAnsiTheme="minorHAnsi" w:cs="Times New Roman"/>
            <w:color w:val="FF0000"/>
            <w:sz w:val="24"/>
            <w:szCs w:val="24"/>
          </w:rPr>
          <w:delText>Proper file naming is critical for version control. To efficiently track different versions of a document, file names should include essential details such as:</w:delText>
        </w:r>
      </w:del>
    </w:p>
    <w:p w14:paraId="1A298904" w14:textId="1CC9E5B3" w:rsidR="00A034FB" w:rsidRPr="008D49C4" w:rsidDel="007A6D8C" w:rsidRDefault="00A034FB" w:rsidP="00A034FB">
      <w:pPr>
        <w:numPr>
          <w:ilvl w:val="0"/>
          <w:numId w:val="6"/>
        </w:numPr>
        <w:tabs>
          <w:tab w:val="clear" w:pos="720"/>
          <w:tab w:val="num" w:pos="1800"/>
        </w:tabs>
        <w:spacing w:before="100" w:beforeAutospacing="1" w:after="100" w:afterAutospacing="1" w:line="240" w:lineRule="auto"/>
        <w:ind w:left="1800"/>
        <w:rPr>
          <w:del w:id="161" w:author="NERGUI BATBAYAR" w:date="2026-10-25T12:09:00Z"/>
          <w:rFonts w:asciiTheme="minorHAnsi" w:eastAsia="Times New Roman" w:hAnsiTheme="minorHAnsi" w:cs="Times New Roman"/>
          <w:color w:val="FF0000"/>
          <w:sz w:val="24"/>
          <w:szCs w:val="24"/>
        </w:rPr>
      </w:pPr>
      <w:del w:id="162" w:author="NERGUI BATBAYAR" w:date="2026-10-25T12:09:00Z">
        <w:r w:rsidDel="007A6D8C">
          <w:rPr>
            <w:rFonts w:asciiTheme="minorHAnsi" w:eastAsia="Times New Roman" w:hAnsiTheme="minorHAnsi" w:cs="Times New Roman"/>
            <w:b/>
            <w:bCs/>
            <w:color w:val="FF0000"/>
            <w:sz w:val="24"/>
            <w:szCs w:val="24"/>
          </w:rPr>
          <w:delText>Student number</w:delText>
        </w:r>
      </w:del>
    </w:p>
    <w:p w14:paraId="467A1454" w14:textId="5BB60D5C" w:rsidR="00A034FB" w:rsidRPr="007F019D" w:rsidDel="007A6D8C" w:rsidRDefault="00A034FB" w:rsidP="00A034FB">
      <w:pPr>
        <w:numPr>
          <w:ilvl w:val="0"/>
          <w:numId w:val="6"/>
        </w:numPr>
        <w:tabs>
          <w:tab w:val="clear" w:pos="720"/>
          <w:tab w:val="num" w:pos="1800"/>
        </w:tabs>
        <w:spacing w:before="100" w:beforeAutospacing="1" w:after="100" w:afterAutospacing="1" w:line="240" w:lineRule="auto"/>
        <w:ind w:left="1800"/>
        <w:rPr>
          <w:del w:id="163" w:author="NERGUI BATBAYAR" w:date="2026-10-25T12:09:00Z"/>
          <w:rFonts w:asciiTheme="minorHAnsi" w:eastAsia="Times New Roman" w:hAnsiTheme="minorHAnsi" w:cs="Times New Roman"/>
          <w:color w:val="FF0000"/>
          <w:sz w:val="24"/>
          <w:szCs w:val="24"/>
        </w:rPr>
      </w:pPr>
      <w:del w:id="164" w:author="NERGUI BATBAYAR" w:date="2026-10-25T12:09:00Z">
        <w:r w:rsidDel="007A6D8C">
          <w:rPr>
            <w:rFonts w:asciiTheme="minorHAnsi" w:eastAsia="Times New Roman" w:hAnsiTheme="minorHAnsi" w:cs="Times New Roman"/>
            <w:b/>
            <w:bCs/>
            <w:color w:val="FF0000"/>
            <w:sz w:val="24"/>
            <w:szCs w:val="24"/>
          </w:rPr>
          <w:delText xml:space="preserve">Assignment </w:delText>
        </w:r>
      </w:del>
    </w:p>
    <w:p w14:paraId="546AB07F" w14:textId="05D278C1" w:rsidR="00A034FB" w:rsidRPr="008D49C4" w:rsidDel="007A6D8C" w:rsidRDefault="00A034FB" w:rsidP="00A034FB">
      <w:pPr>
        <w:numPr>
          <w:ilvl w:val="0"/>
          <w:numId w:val="6"/>
        </w:numPr>
        <w:tabs>
          <w:tab w:val="clear" w:pos="720"/>
          <w:tab w:val="num" w:pos="1800"/>
        </w:tabs>
        <w:spacing w:before="100" w:beforeAutospacing="1" w:after="100" w:afterAutospacing="1" w:line="240" w:lineRule="auto"/>
        <w:ind w:left="1800"/>
        <w:rPr>
          <w:del w:id="165" w:author="NERGUI BATBAYAR" w:date="2026-10-25T12:09:00Z"/>
          <w:rFonts w:asciiTheme="minorHAnsi" w:eastAsia="Times New Roman" w:hAnsiTheme="minorHAnsi" w:cs="Times New Roman"/>
          <w:color w:val="FF0000"/>
          <w:sz w:val="24"/>
          <w:szCs w:val="24"/>
        </w:rPr>
      </w:pPr>
      <w:del w:id="166" w:author="NERGUI BATBAYAR" w:date="2026-10-25T12:09:00Z">
        <w:r w:rsidDel="007A6D8C">
          <w:rPr>
            <w:rFonts w:asciiTheme="minorHAnsi" w:eastAsia="Times New Roman" w:hAnsiTheme="minorHAnsi" w:cs="Times New Roman"/>
            <w:b/>
            <w:bCs/>
            <w:color w:val="FF0000"/>
            <w:sz w:val="24"/>
            <w:szCs w:val="24"/>
          </w:rPr>
          <w:delText>Module title</w:delText>
        </w:r>
      </w:del>
    </w:p>
    <w:p w14:paraId="1C01CF5B" w14:textId="258058D6" w:rsidR="00A034FB" w:rsidRPr="001A33B7" w:rsidDel="007A6D8C" w:rsidRDefault="00A034FB" w:rsidP="00A034FB">
      <w:pPr>
        <w:numPr>
          <w:ilvl w:val="0"/>
          <w:numId w:val="6"/>
        </w:numPr>
        <w:tabs>
          <w:tab w:val="clear" w:pos="720"/>
          <w:tab w:val="num" w:pos="1800"/>
        </w:tabs>
        <w:spacing w:before="100" w:beforeAutospacing="1" w:after="100" w:afterAutospacing="1" w:line="240" w:lineRule="auto"/>
        <w:ind w:left="1800"/>
        <w:rPr>
          <w:del w:id="167" w:author="NERGUI BATBAYAR" w:date="2026-10-25T12:09:00Z"/>
          <w:rFonts w:asciiTheme="minorHAnsi" w:eastAsia="Times New Roman" w:hAnsiTheme="minorHAnsi" w:cs="Times New Roman"/>
          <w:color w:val="FF0000"/>
          <w:sz w:val="24"/>
          <w:szCs w:val="24"/>
        </w:rPr>
      </w:pPr>
      <w:del w:id="168" w:author="NERGUI BATBAYAR" w:date="2026-10-25T12:09:00Z">
        <w:r w:rsidDel="007A6D8C">
          <w:rPr>
            <w:rFonts w:asciiTheme="minorHAnsi" w:eastAsia="Times New Roman" w:hAnsiTheme="minorHAnsi" w:cs="Times New Roman"/>
            <w:b/>
            <w:bCs/>
            <w:color w:val="FF0000"/>
            <w:sz w:val="24"/>
            <w:szCs w:val="24"/>
          </w:rPr>
          <w:delText>Version Number</w:delText>
        </w:r>
      </w:del>
    </w:p>
    <w:p w14:paraId="0C7C9A06" w14:textId="4989CD63" w:rsidR="00A034FB" w:rsidRPr="008D49C4" w:rsidDel="007A6D8C" w:rsidRDefault="00A034FB" w:rsidP="00A034FB">
      <w:pPr>
        <w:spacing w:before="100" w:beforeAutospacing="1" w:after="100" w:afterAutospacing="1" w:line="240" w:lineRule="auto"/>
        <w:ind w:left="1440"/>
        <w:rPr>
          <w:del w:id="169" w:author="NERGUI BATBAYAR" w:date="2026-10-25T12:09:00Z"/>
          <w:rFonts w:asciiTheme="minorHAnsi" w:eastAsia="Times New Roman" w:hAnsiTheme="minorHAnsi" w:cs="Times New Roman"/>
          <w:color w:val="FF0000"/>
          <w:sz w:val="24"/>
          <w:szCs w:val="24"/>
        </w:rPr>
      </w:pPr>
      <w:del w:id="170" w:author="NERGUI BATBAYAR" w:date="2026-10-25T12:09:00Z">
        <w:r w:rsidDel="007A6D8C">
          <w:rPr>
            <w:rFonts w:asciiTheme="minorHAnsi" w:eastAsia="Times New Roman" w:hAnsiTheme="minorHAnsi" w:cs="Times New Roman"/>
            <w:b/>
            <w:bCs/>
            <w:color w:val="FF0000"/>
            <w:sz w:val="24"/>
            <w:szCs w:val="24"/>
          </w:rPr>
          <w:delText>For example: 2024998_CA1_</w:delText>
        </w:r>
        <w:r w:rsidRPr="007F019D" w:rsidDel="007A6D8C">
          <w:delText xml:space="preserve"> </w:delText>
        </w:r>
        <w:r w:rsidRPr="007F019D" w:rsidDel="007A6D8C">
          <w:rPr>
            <w:rFonts w:asciiTheme="minorHAnsi" w:eastAsia="Times New Roman" w:hAnsiTheme="minorHAnsi" w:cs="Times New Roman"/>
            <w:b/>
            <w:bCs/>
            <w:color w:val="FF0000"/>
            <w:sz w:val="24"/>
            <w:szCs w:val="24"/>
          </w:rPr>
          <w:delText>Data Visualisation &amp; Communication</w:delText>
        </w:r>
        <w:r w:rsidDel="007A6D8C">
          <w:rPr>
            <w:rFonts w:asciiTheme="minorHAnsi" w:eastAsia="Times New Roman" w:hAnsiTheme="minorHAnsi" w:cs="Times New Roman"/>
            <w:b/>
            <w:bCs/>
            <w:color w:val="FF0000"/>
            <w:sz w:val="24"/>
            <w:szCs w:val="24"/>
          </w:rPr>
          <w:delText>_v1</w:delText>
        </w:r>
      </w:del>
    </w:p>
    <w:p w14:paraId="232D81FE" w14:textId="7485F3C5" w:rsidR="00A034FB" w:rsidRPr="008D49C4" w:rsidDel="007A6D8C" w:rsidRDefault="00A034FB" w:rsidP="00A034FB">
      <w:pPr>
        <w:spacing w:before="100" w:beforeAutospacing="1" w:after="100" w:afterAutospacing="1" w:line="240" w:lineRule="auto"/>
        <w:ind w:left="1080"/>
        <w:rPr>
          <w:del w:id="171" w:author="NERGUI BATBAYAR" w:date="2026-10-25T12:09:00Z"/>
          <w:rFonts w:asciiTheme="minorHAnsi" w:eastAsia="Times New Roman" w:hAnsiTheme="minorHAnsi" w:cs="Times New Roman"/>
          <w:color w:val="FF0000"/>
          <w:sz w:val="24"/>
          <w:szCs w:val="24"/>
        </w:rPr>
      </w:pPr>
      <w:del w:id="172" w:author="NERGUI BATBAYAR" w:date="2026-10-25T12:09:00Z">
        <w:r w:rsidRPr="008D49C4" w:rsidDel="007A6D8C">
          <w:rPr>
            <w:rFonts w:asciiTheme="minorHAnsi" w:eastAsia="Times New Roman" w:hAnsiTheme="minorHAnsi" w:cs="Times New Roman"/>
            <w:color w:val="FF0000"/>
            <w:sz w:val="24"/>
            <w:szCs w:val="24"/>
          </w:rPr>
          <w:delText>By adhering to a consistent file-naming convention, it's easier to identify and retrieve specific versions of a file, avoid confusion, and ensure efficient collaboration across multiple contributor</w:delText>
        </w:r>
        <w:r w:rsidDel="007A6D8C">
          <w:rPr>
            <w:rFonts w:asciiTheme="minorHAnsi" w:eastAsia="Times New Roman" w:hAnsiTheme="minorHAnsi" w:cs="Times New Roman"/>
            <w:color w:val="FF0000"/>
            <w:sz w:val="24"/>
            <w:szCs w:val="24"/>
          </w:rPr>
          <w:delText>s.</w:delText>
        </w:r>
      </w:del>
    </w:p>
    <w:p w14:paraId="23E0AE63" w14:textId="51E5CFB1" w:rsidR="00A034FB" w:rsidRPr="008D49C4" w:rsidDel="007A6D8C" w:rsidRDefault="00A034FB" w:rsidP="00A034FB">
      <w:pPr>
        <w:spacing w:after="0" w:line="240" w:lineRule="auto"/>
        <w:rPr>
          <w:del w:id="173" w:author="NERGUI BATBAYAR" w:date="2026-10-25T12:09:00Z"/>
          <w:rFonts w:ascii="Times New Roman" w:eastAsia="Times New Roman" w:hAnsi="Times New Roman" w:cs="Times New Roman"/>
          <w:sz w:val="24"/>
          <w:szCs w:val="24"/>
        </w:rPr>
      </w:pPr>
    </w:p>
    <w:p w14:paraId="7D8EDFE2" w14:textId="382AA607" w:rsidR="00A034FB" w:rsidRPr="008D49C4" w:rsidDel="007A6D8C" w:rsidRDefault="00A034FB" w:rsidP="00A034FB">
      <w:pPr>
        <w:spacing w:line="240" w:lineRule="auto"/>
        <w:rPr>
          <w:del w:id="174" w:author="NERGUI BATBAYAR" w:date="2026-10-25T12:09:00Z"/>
          <w:rFonts w:ascii="Times New Roman" w:eastAsia="Times New Roman" w:hAnsi="Times New Roman" w:cs="Times New Roman"/>
          <w:sz w:val="24"/>
          <w:szCs w:val="24"/>
        </w:rPr>
      </w:pPr>
      <w:del w:id="175" w:author="NERGUI BATBAYAR" w:date="2026-10-25T12:09:00Z">
        <w:r w:rsidRPr="008D49C4" w:rsidDel="007A6D8C">
          <w:rPr>
            <w:rFonts w:ascii="Aptos" w:eastAsia="Times New Roman" w:hAnsi="Aptos" w:cs="Times New Roman"/>
            <w:b/>
            <w:bCs/>
            <w:color w:val="FF0000"/>
            <w:sz w:val="24"/>
            <w:szCs w:val="24"/>
            <w:u w:val="single"/>
          </w:rPr>
          <w:delText>Ensure that any content written in red is removed from the document before submission.</w:delText>
        </w:r>
      </w:del>
    </w:p>
    <w:p w14:paraId="6D2FCBB9" w14:textId="6A64436B" w:rsidR="00A034FB" w:rsidDel="007A6D8C" w:rsidRDefault="00A034FB" w:rsidP="00A034FB">
      <w:pPr>
        <w:rPr>
          <w:del w:id="176" w:author="NERGUI BATBAYAR" w:date="2026-10-25T12:10:00Z"/>
          <w:color w:val="FF0000"/>
          <w:sz w:val="32"/>
          <w:szCs w:val="32"/>
        </w:rPr>
      </w:pPr>
    </w:p>
    <w:p w14:paraId="5DA76454" w14:textId="390FB9C1" w:rsidR="00A034FB" w:rsidDel="007A6D8C" w:rsidRDefault="00A034FB" w:rsidP="00A034FB">
      <w:pPr>
        <w:rPr>
          <w:del w:id="177" w:author="NERGUI BATBAYAR" w:date="2026-10-25T12:10:00Z"/>
          <w:color w:val="FF0000"/>
          <w:sz w:val="32"/>
          <w:szCs w:val="32"/>
        </w:rPr>
      </w:pPr>
    </w:p>
    <w:p w14:paraId="79C0C88C" w14:textId="61CED846" w:rsidR="00A034FB" w:rsidDel="007A6D8C" w:rsidRDefault="00A034FB" w:rsidP="00A034FB">
      <w:pPr>
        <w:rPr>
          <w:del w:id="178" w:author="NERGUI BATBAYAR" w:date="2026-10-25T12:10:00Z"/>
          <w:color w:val="FF0000"/>
          <w:sz w:val="32"/>
          <w:szCs w:val="32"/>
        </w:rPr>
      </w:pPr>
    </w:p>
    <w:p w14:paraId="7B721A3A" w14:textId="182BE44D" w:rsidR="0051184F" w:rsidDel="007A6D8C" w:rsidRDefault="0051184F">
      <w:pPr>
        <w:rPr>
          <w:del w:id="179" w:author="NERGUI BATBAYAR" w:date="2026-10-25T12:10:00Z"/>
          <w:rFonts w:ascii="Aptos" w:eastAsia="Aptos" w:hAnsi="Aptos" w:cs="Aptos"/>
          <w:b/>
          <w:color w:val="FF0000"/>
          <w:sz w:val="24"/>
          <w:szCs w:val="24"/>
          <w:u w:val="single"/>
        </w:rPr>
      </w:pPr>
    </w:p>
    <w:p w14:paraId="0E6EDC38" w14:textId="7DA1270F" w:rsidR="00A034FB" w:rsidDel="007A6D8C" w:rsidRDefault="00A034FB">
      <w:pPr>
        <w:rPr>
          <w:del w:id="180" w:author="NERGUI BATBAYAR" w:date="2026-10-25T12:10:00Z"/>
          <w:rFonts w:ascii="Aptos" w:eastAsia="Aptos" w:hAnsi="Aptos" w:cs="Aptos"/>
          <w:b/>
          <w:color w:val="FF0000"/>
          <w:sz w:val="24"/>
          <w:szCs w:val="24"/>
          <w:u w:val="single"/>
        </w:rPr>
      </w:pPr>
    </w:p>
    <w:p w14:paraId="667403EB" w14:textId="2A64566C" w:rsidR="00A034FB" w:rsidDel="007A6D8C" w:rsidRDefault="00A034FB">
      <w:pPr>
        <w:rPr>
          <w:del w:id="181" w:author="NERGUI BATBAYAR" w:date="2026-10-25T12:10:00Z"/>
          <w:rFonts w:ascii="Aptos" w:eastAsia="Aptos" w:hAnsi="Aptos" w:cs="Aptos"/>
          <w:b/>
          <w:color w:val="FF0000"/>
          <w:sz w:val="24"/>
          <w:szCs w:val="24"/>
          <w:u w:val="single"/>
        </w:rPr>
      </w:pPr>
    </w:p>
    <w:p w14:paraId="72F3EA90" w14:textId="66543D55" w:rsidR="00A034FB" w:rsidDel="007A6D8C" w:rsidRDefault="00A034FB">
      <w:pPr>
        <w:rPr>
          <w:del w:id="182" w:author="NERGUI BATBAYAR" w:date="2026-10-25T12:10:00Z"/>
          <w:rFonts w:ascii="Aptos" w:eastAsia="Aptos" w:hAnsi="Aptos" w:cs="Aptos"/>
          <w:b/>
          <w:color w:val="FF0000"/>
          <w:sz w:val="24"/>
          <w:szCs w:val="24"/>
          <w:u w:val="single"/>
        </w:rPr>
      </w:pPr>
    </w:p>
    <w:p w14:paraId="007D7F47" w14:textId="48C1C663" w:rsidR="00A034FB" w:rsidDel="007A6D8C" w:rsidRDefault="00A034FB">
      <w:pPr>
        <w:rPr>
          <w:del w:id="183" w:author="NERGUI BATBAYAR" w:date="2026-10-25T12:10:00Z"/>
          <w:color w:val="FF0000"/>
          <w:sz w:val="32"/>
          <w:szCs w:val="32"/>
        </w:rPr>
      </w:pPr>
    </w:p>
    <w:p w14:paraId="63652D50" w14:textId="1E5FF1A0" w:rsidR="0051184F" w:rsidDel="007A6D8C" w:rsidRDefault="0051184F">
      <w:pPr>
        <w:rPr>
          <w:del w:id="184" w:author="NERGUI BATBAYAR" w:date="2026-10-25T12:10:00Z"/>
          <w:color w:val="FF0000"/>
          <w:sz w:val="32"/>
          <w:szCs w:val="32"/>
        </w:rPr>
      </w:pPr>
    </w:p>
    <w:p w14:paraId="3B8834D9" w14:textId="61C538A7" w:rsidR="0051184F" w:rsidDel="007A6D8C" w:rsidRDefault="0051184F">
      <w:pPr>
        <w:rPr>
          <w:del w:id="185" w:author="NERGUI BATBAYAR" w:date="2026-10-25T12:10:00Z"/>
          <w:color w:val="FF0000"/>
          <w:sz w:val="32"/>
          <w:szCs w:val="32"/>
        </w:rPr>
      </w:pPr>
    </w:p>
    <w:p w14:paraId="73603A0D" w14:textId="661B3AFA" w:rsidR="0051184F" w:rsidDel="007A6D8C" w:rsidRDefault="0051184F">
      <w:pPr>
        <w:rPr>
          <w:del w:id="186" w:author="NERGUI BATBAYAR" w:date="2026-10-25T12:10:00Z"/>
          <w:color w:val="FF0000"/>
          <w:sz w:val="32"/>
          <w:szCs w:val="32"/>
        </w:rPr>
      </w:pPr>
    </w:p>
    <w:p w14:paraId="4DA00107" w14:textId="677FD8FD" w:rsidR="0051184F" w:rsidDel="007A6D8C" w:rsidRDefault="0051184F">
      <w:pPr>
        <w:rPr>
          <w:del w:id="187" w:author="NERGUI BATBAYAR" w:date="2026-10-25T12:10:00Z"/>
          <w:color w:val="FF0000"/>
          <w:sz w:val="32"/>
          <w:szCs w:val="32"/>
        </w:rPr>
      </w:pPr>
    </w:p>
    <w:p w14:paraId="4C439B93" w14:textId="6A13CF66" w:rsidR="0051184F" w:rsidDel="007A6D8C" w:rsidRDefault="00E73B14">
      <w:pPr>
        <w:rPr>
          <w:del w:id="188" w:author="NERGUI BATBAYAR" w:date="2026-10-25T12:07:00Z"/>
          <w:color w:val="3A3A3A"/>
          <w:sz w:val="40"/>
          <w:szCs w:val="40"/>
        </w:rPr>
      </w:pPr>
      <w:del w:id="189" w:author="NERGUI BATBAYAR" w:date="2026-10-25T12:07:00Z">
        <w:r w:rsidDel="007A6D8C">
          <w:rPr>
            <w:color w:val="3A3A3A"/>
            <w:sz w:val="40"/>
            <w:szCs w:val="40"/>
          </w:rPr>
          <w:delText>Abstract</w:delText>
        </w:r>
      </w:del>
    </w:p>
    <w:p w14:paraId="58B44033" w14:textId="150878F7" w:rsidR="0051184F" w:rsidDel="007A6D8C" w:rsidRDefault="0051184F">
      <w:pPr>
        <w:rPr>
          <w:del w:id="190" w:author="NERGUI BATBAYAR" w:date="2026-10-25T12:07:00Z"/>
        </w:rPr>
      </w:pPr>
    </w:p>
    <w:p w14:paraId="160FD0A7" w14:textId="285EA382" w:rsidR="0051184F" w:rsidDel="007A6D8C" w:rsidRDefault="00E73B14">
      <w:pPr>
        <w:rPr>
          <w:del w:id="191" w:author="NERGUI BATBAYAR" w:date="2026-10-25T12:07:00Z"/>
          <w:color w:val="FF0000"/>
        </w:rPr>
      </w:pPr>
      <w:del w:id="192" w:author="NERGUI BATBAYAR" w:date="2026-10-25T12:07:00Z">
        <w:r w:rsidDel="007A6D8C">
          <w:rPr>
            <w:color w:val="FF0000"/>
          </w:rPr>
          <w:delText xml:space="preserve">[NOTE: This section is designated for the abstract. Abstracts are not assigned page numbers and should precede the table of contents. If an abstract is unnecessary for your work, please delete this page.] </w:delText>
        </w:r>
      </w:del>
    </w:p>
    <w:p w14:paraId="77C44E43" w14:textId="11916E1D" w:rsidR="0051184F" w:rsidDel="007A6D8C" w:rsidRDefault="0051184F">
      <w:pPr>
        <w:rPr>
          <w:del w:id="193" w:author="NERGUI BATBAYAR" w:date="2026-10-25T12:07:00Z"/>
          <w:color w:val="FF0000"/>
        </w:rPr>
      </w:pPr>
    </w:p>
    <w:p w14:paraId="40FB5800" w14:textId="46BAAF2B" w:rsidR="0051184F" w:rsidDel="007A6D8C" w:rsidRDefault="0051184F">
      <w:pPr>
        <w:rPr>
          <w:del w:id="194" w:author="NERGUI BATBAYAR" w:date="2026-10-25T12:07:00Z"/>
          <w:color w:val="FF0000"/>
        </w:rPr>
      </w:pPr>
    </w:p>
    <w:p w14:paraId="056BD4FD" w14:textId="731152DC" w:rsidR="0051184F" w:rsidDel="007A6D8C" w:rsidRDefault="0051184F">
      <w:pPr>
        <w:rPr>
          <w:del w:id="195" w:author="NERGUI BATBAYAR" w:date="2026-10-25T12:07:00Z"/>
          <w:color w:val="FF0000"/>
        </w:rPr>
      </w:pPr>
    </w:p>
    <w:p w14:paraId="14D6B159" w14:textId="683DF00B" w:rsidR="0051184F" w:rsidDel="007A6D8C" w:rsidRDefault="0051184F">
      <w:pPr>
        <w:rPr>
          <w:del w:id="196" w:author="NERGUI BATBAYAR" w:date="2026-10-25T12:07:00Z"/>
        </w:rPr>
      </w:pPr>
    </w:p>
    <w:p w14:paraId="0B5E6918" w14:textId="56EA3BA4" w:rsidR="0051184F" w:rsidDel="007A6D8C" w:rsidRDefault="0051184F">
      <w:pPr>
        <w:rPr>
          <w:del w:id="197" w:author="NERGUI BATBAYAR" w:date="2026-10-25T12:07:00Z"/>
        </w:rPr>
      </w:pPr>
    </w:p>
    <w:p w14:paraId="3FF27551" w14:textId="5A5E2E04" w:rsidR="0051184F" w:rsidDel="007A6D8C" w:rsidRDefault="0051184F">
      <w:pPr>
        <w:rPr>
          <w:del w:id="198" w:author="NERGUI BATBAYAR" w:date="2026-10-25T12:07:00Z"/>
        </w:rPr>
      </w:pPr>
    </w:p>
    <w:p w14:paraId="538B75B9" w14:textId="0ED71110" w:rsidR="0051184F" w:rsidDel="007A6D8C" w:rsidRDefault="0051184F">
      <w:pPr>
        <w:rPr>
          <w:del w:id="199" w:author="NERGUI BATBAYAR" w:date="2026-10-25T12:07:00Z"/>
        </w:rPr>
      </w:pPr>
    </w:p>
    <w:p w14:paraId="2830171F" w14:textId="74324EB4" w:rsidR="0051184F" w:rsidDel="007A6D8C" w:rsidRDefault="0051184F">
      <w:pPr>
        <w:rPr>
          <w:del w:id="200" w:author="NERGUI BATBAYAR" w:date="2026-10-25T12:07:00Z"/>
        </w:rPr>
      </w:pPr>
    </w:p>
    <w:p w14:paraId="57F3BCBA" w14:textId="0CF01987" w:rsidR="0051184F" w:rsidDel="007A6D8C" w:rsidRDefault="0051184F">
      <w:pPr>
        <w:rPr>
          <w:del w:id="201" w:author="NERGUI BATBAYAR" w:date="2026-10-25T12:07:00Z"/>
        </w:rPr>
      </w:pPr>
    </w:p>
    <w:p w14:paraId="3C9C1BD0" w14:textId="5391284F" w:rsidR="0051184F" w:rsidDel="007A6D8C" w:rsidRDefault="0051184F">
      <w:pPr>
        <w:rPr>
          <w:del w:id="202" w:author="NERGUI BATBAYAR" w:date="2026-10-25T12:07:00Z"/>
        </w:rPr>
      </w:pPr>
    </w:p>
    <w:p w14:paraId="4BE3D826" w14:textId="4F418125" w:rsidR="0051184F" w:rsidDel="007A6D8C" w:rsidRDefault="0051184F">
      <w:pPr>
        <w:rPr>
          <w:del w:id="203" w:author="NERGUI BATBAYAR" w:date="2026-10-25T12:07:00Z"/>
        </w:rPr>
      </w:pPr>
    </w:p>
    <w:p w14:paraId="7EE7FE9F" w14:textId="70DCEA4B" w:rsidR="0051184F" w:rsidDel="007A6D8C" w:rsidRDefault="0051184F">
      <w:pPr>
        <w:rPr>
          <w:del w:id="204" w:author="NERGUI BATBAYAR" w:date="2026-10-25T12:07:00Z"/>
        </w:rPr>
      </w:pPr>
    </w:p>
    <w:p w14:paraId="25200B48" w14:textId="6C88B916" w:rsidR="0051184F" w:rsidDel="007A6D8C" w:rsidRDefault="0051184F">
      <w:pPr>
        <w:rPr>
          <w:del w:id="205" w:author="NERGUI BATBAYAR" w:date="2026-10-25T12:07:00Z"/>
        </w:rPr>
      </w:pPr>
    </w:p>
    <w:p w14:paraId="595D83D3" w14:textId="24C81FEA" w:rsidR="0051184F" w:rsidDel="007A6D8C" w:rsidRDefault="0051184F">
      <w:pPr>
        <w:rPr>
          <w:del w:id="206" w:author="NERGUI BATBAYAR" w:date="2026-10-25T12:07:00Z"/>
        </w:rPr>
      </w:pPr>
    </w:p>
    <w:p w14:paraId="7397181B" w14:textId="48465022" w:rsidR="0051184F" w:rsidDel="007A6D8C" w:rsidRDefault="0051184F">
      <w:pPr>
        <w:rPr>
          <w:del w:id="207" w:author="NERGUI BATBAYAR" w:date="2026-10-25T12:07:00Z"/>
        </w:rPr>
      </w:pPr>
    </w:p>
    <w:p w14:paraId="0684B794" w14:textId="3FF8BD2C" w:rsidR="0051184F" w:rsidDel="007A6D8C" w:rsidRDefault="0051184F">
      <w:pPr>
        <w:rPr>
          <w:del w:id="208" w:author="NERGUI BATBAYAR" w:date="2026-10-25T12:07:00Z"/>
        </w:rPr>
      </w:pPr>
    </w:p>
    <w:p w14:paraId="2C834E4E" w14:textId="51A56EF8" w:rsidR="0051184F" w:rsidDel="007A6D8C" w:rsidRDefault="0051184F">
      <w:pPr>
        <w:rPr>
          <w:del w:id="209" w:author="NERGUI BATBAYAR" w:date="2026-10-25T12:07:00Z"/>
        </w:rPr>
      </w:pPr>
    </w:p>
    <w:p w14:paraId="445FE040" w14:textId="120EAC97" w:rsidR="0051184F" w:rsidDel="007A6D8C" w:rsidRDefault="0051184F">
      <w:pPr>
        <w:rPr>
          <w:del w:id="210" w:author="NERGUI BATBAYAR" w:date="2026-10-25T12:07:00Z"/>
        </w:rPr>
      </w:pPr>
    </w:p>
    <w:p w14:paraId="2D2ACFE4" w14:textId="2EA86AF2" w:rsidR="0051184F" w:rsidDel="007A6D8C" w:rsidRDefault="0051184F">
      <w:pPr>
        <w:rPr>
          <w:del w:id="211" w:author="NERGUI BATBAYAR" w:date="2026-10-25T12:07:00Z"/>
        </w:rPr>
      </w:pPr>
    </w:p>
    <w:p w14:paraId="5E763318" w14:textId="0E1B87DB" w:rsidR="0051184F" w:rsidDel="007A6D8C" w:rsidRDefault="0051184F">
      <w:pPr>
        <w:rPr>
          <w:del w:id="212" w:author="NERGUI BATBAYAR" w:date="2026-10-25T12:07:00Z"/>
        </w:rPr>
      </w:pPr>
    </w:p>
    <w:p w14:paraId="779314AE" w14:textId="5137958A" w:rsidR="0051184F" w:rsidDel="007A6D8C" w:rsidRDefault="0051184F">
      <w:pPr>
        <w:rPr>
          <w:del w:id="213" w:author="NERGUI BATBAYAR" w:date="2026-10-25T12:07:00Z"/>
        </w:rPr>
      </w:pPr>
    </w:p>
    <w:p w14:paraId="608D45CE" w14:textId="5C70C16F" w:rsidR="0051184F" w:rsidDel="007A6D8C" w:rsidRDefault="0051184F">
      <w:pPr>
        <w:rPr>
          <w:del w:id="214" w:author="NERGUI BATBAYAR" w:date="2026-10-25T12:07:00Z"/>
        </w:rPr>
      </w:pPr>
    </w:p>
    <w:p w14:paraId="26BBCD93" w14:textId="6CB9AFDD" w:rsidR="0051184F" w:rsidDel="007A6D8C" w:rsidRDefault="0051184F">
      <w:pPr>
        <w:rPr>
          <w:del w:id="215" w:author="NERGUI BATBAYAR" w:date="2026-10-25T12:07:00Z"/>
        </w:rPr>
      </w:pPr>
    </w:p>
    <w:p w14:paraId="0DCA3CCC" w14:textId="2A9CAABF" w:rsidR="0051184F" w:rsidDel="007A6D8C" w:rsidRDefault="0051184F">
      <w:pPr>
        <w:rPr>
          <w:del w:id="216" w:author="NERGUI BATBAYAR" w:date="2026-10-25T12:07:00Z"/>
        </w:rPr>
      </w:pPr>
    </w:p>
    <w:p w14:paraId="228B2106" w14:textId="574F25CC" w:rsidR="0051184F" w:rsidDel="007A6D8C" w:rsidRDefault="0051184F">
      <w:pPr>
        <w:rPr>
          <w:del w:id="217" w:author="NERGUI BATBAYAR" w:date="2026-10-25T12:07:00Z"/>
        </w:rPr>
      </w:pPr>
    </w:p>
    <w:p w14:paraId="4E7E9E86" w14:textId="449D87EA" w:rsidR="0051184F" w:rsidRPr="000C24F0" w:rsidRDefault="00E73B14">
      <w:pPr>
        <w:keepNext/>
        <w:keepLines/>
        <w:pBdr>
          <w:top w:val="nil"/>
          <w:left w:val="nil"/>
          <w:bottom w:val="nil"/>
          <w:right w:val="nil"/>
          <w:between w:val="nil"/>
        </w:pBdr>
        <w:spacing w:before="240" w:after="0" w:line="240" w:lineRule="auto"/>
        <w:rPr>
          <w:rFonts w:eastAsia="Play"/>
          <w:b/>
          <w:bCs/>
          <w:color w:val="0F4761"/>
          <w:sz w:val="28"/>
          <w:szCs w:val="28"/>
          <w:rPrChange w:id="218" w:author="NERGUI BATBAYAR" w:date="2026-10-25T11:42:00Z">
            <w:rPr>
              <w:rFonts w:ascii="Play" w:eastAsia="Play" w:hAnsi="Play" w:cs="Play"/>
              <w:color w:val="0F4761"/>
              <w:sz w:val="32"/>
              <w:szCs w:val="32"/>
            </w:rPr>
          </w:rPrChange>
        </w:rPr>
      </w:pPr>
      <w:del w:id="219" w:author="NERGUI BATBAYAR" w:date="2026-10-25T12:07:00Z">
        <w:r w:rsidRPr="000C24F0" w:rsidDel="007A6D8C">
          <w:rPr>
            <w:rFonts w:eastAsia="Play"/>
            <w:b/>
            <w:bCs/>
            <w:color w:val="0F4761"/>
            <w:sz w:val="28"/>
            <w:szCs w:val="28"/>
            <w:rPrChange w:id="220" w:author="NERGUI BATBAYAR" w:date="2026-10-25T11:42:00Z">
              <w:rPr>
                <w:rFonts w:ascii="Play" w:eastAsia="Play" w:hAnsi="Play" w:cs="Play"/>
                <w:color w:val="0F4761"/>
                <w:sz w:val="32"/>
                <w:szCs w:val="32"/>
              </w:rPr>
            </w:rPrChange>
          </w:rPr>
          <w:delText>C</w:delText>
        </w:r>
      </w:del>
      <w:ins w:id="221" w:author="NERGUI BATBAYAR" w:date="2026-10-25T12:07:00Z">
        <w:r w:rsidR="007A6D8C">
          <w:rPr>
            <w:rFonts w:eastAsia="Play"/>
            <w:b/>
            <w:bCs/>
            <w:color w:val="0F4761"/>
            <w:sz w:val="28"/>
            <w:szCs w:val="28"/>
          </w:rPr>
          <w:t>C</w:t>
        </w:r>
      </w:ins>
      <w:r w:rsidRPr="000C24F0">
        <w:rPr>
          <w:rFonts w:eastAsia="Play"/>
          <w:b/>
          <w:bCs/>
          <w:color w:val="0F4761"/>
          <w:sz w:val="28"/>
          <w:szCs w:val="28"/>
          <w:rPrChange w:id="222" w:author="NERGUI BATBAYAR" w:date="2026-10-25T11:42:00Z">
            <w:rPr>
              <w:rFonts w:ascii="Play" w:eastAsia="Play" w:hAnsi="Play" w:cs="Play"/>
              <w:color w:val="0F4761"/>
              <w:sz w:val="32"/>
              <w:szCs w:val="32"/>
            </w:rPr>
          </w:rPrChange>
        </w:rPr>
        <w:t>ontents</w:t>
      </w:r>
    </w:p>
    <w:sdt>
      <w:sdtPr>
        <w:id w:val="-1939593324"/>
        <w:docPartObj>
          <w:docPartGallery w:val="Table of Contents"/>
          <w:docPartUnique/>
        </w:docPartObj>
      </w:sdtPr>
      <w:sdtContent>
        <w:p w14:paraId="6BCD3C80" w14:textId="10D5853B" w:rsidR="000C24F0" w:rsidRPr="00932268" w:rsidRDefault="000C24F0">
          <w:pPr>
            <w:pStyle w:val="ListParagraph"/>
            <w:numPr>
              <w:ilvl w:val="1"/>
              <w:numId w:val="5"/>
            </w:numPr>
            <w:pBdr>
              <w:top w:val="nil"/>
              <w:left w:val="nil"/>
              <w:bottom w:val="nil"/>
              <w:right w:val="nil"/>
              <w:between w:val="nil"/>
            </w:pBdr>
            <w:tabs>
              <w:tab w:val="right" w:leader="dot" w:pos="9016"/>
            </w:tabs>
            <w:spacing w:after="100"/>
            <w:rPr>
              <w:ins w:id="223" w:author="NERGUI BATBAYAR" w:date="2026-10-25T11:42:00Z"/>
              <w:sz w:val="24"/>
              <w:szCs w:val="24"/>
              <w:rPrChange w:id="224" w:author="NERGUI BATBAYAR" w:date="2026-10-25T11:48:00Z">
                <w:rPr>
                  <w:ins w:id="225" w:author="NERGUI BATBAYAR" w:date="2026-10-25T11:42:00Z"/>
                </w:rPr>
              </w:rPrChange>
            </w:rPr>
            <w:pPrChange w:id="226" w:author="NERGUI BATBAYAR" w:date="2026-10-25T11:42:00Z">
              <w:pPr/>
            </w:pPrChange>
          </w:pPr>
          <w:ins w:id="227" w:author="NERGUI BATBAYAR" w:date="2026-10-25T11:44:00Z">
            <w:r w:rsidRPr="00932268">
              <w:rPr>
                <w:sz w:val="24"/>
                <w:szCs w:val="24"/>
                <w:rPrChange w:id="228" w:author="NERGUI BATBAYAR" w:date="2026-10-25T11:48:00Z">
                  <w:rPr/>
                </w:rPrChange>
              </w:rPr>
              <w:t xml:space="preserve">1. </w:t>
            </w:r>
          </w:ins>
          <w:ins w:id="229" w:author="NERGUI BATBAYAR" w:date="2026-10-25T11:43:00Z">
            <w:r w:rsidRPr="00932268">
              <w:rPr>
                <w:sz w:val="24"/>
                <w:szCs w:val="24"/>
                <w:rPrChange w:id="230" w:author="NERGUI BATBAYAR" w:date="2026-10-25T11:48:00Z">
                  <w:rPr/>
                </w:rPrChange>
              </w:rPr>
              <w:t>Project title</w:t>
            </w:r>
          </w:ins>
          <w:ins w:id="231" w:author="NERGUI BATBAYAR" w:date="2026-10-25T11:48:00Z">
            <w:r w:rsidR="00932268">
              <w:rPr>
                <w:sz w:val="24"/>
                <w:szCs w:val="24"/>
              </w:rPr>
              <w:t xml:space="preserve">   </w:t>
            </w:r>
          </w:ins>
          <w:ins w:id="232" w:author="NERGUI BATBAYAR" w:date="2026-10-25T11:43:00Z">
            <w:r w:rsidRPr="00932268">
              <w:rPr>
                <w:sz w:val="24"/>
                <w:szCs w:val="24"/>
                <w:rPrChange w:id="233" w:author="NERGUI BATBAYAR" w:date="2026-10-25T11:48:00Z">
                  <w:rPr/>
                </w:rPrChange>
              </w:rPr>
              <w:t>…………………………………………………………………………………………</w:t>
            </w:r>
          </w:ins>
          <w:ins w:id="234" w:author="NERGUI BATBAYAR" w:date="2026-10-25T11:45:00Z">
            <w:r w:rsidRPr="00932268">
              <w:rPr>
                <w:sz w:val="24"/>
                <w:szCs w:val="24"/>
                <w:rPrChange w:id="235" w:author="NERGUI BATBAYAR" w:date="2026-10-25T11:48:00Z">
                  <w:rPr/>
                </w:rPrChange>
              </w:rPr>
              <w:t>…………………………</w:t>
            </w:r>
          </w:ins>
          <w:ins w:id="236" w:author="NERGUI BATBAYAR" w:date="2026-10-25T11:43:00Z">
            <w:r w:rsidRPr="00932268">
              <w:rPr>
                <w:sz w:val="24"/>
                <w:szCs w:val="24"/>
                <w:rPrChange w:id="237" w:author="NERGUI BATBAYAR" w:date="2026-10-25T11:48:00Z">
                  <w:rPr/>
                </w:rPrChange>
              </w:rPr>
              <w:t xml:space="preserve"> </w:t>
            </w:r>
          </w:ins>
        </w:p>
        <w:p w14:paraId="6A944F1F" w14:textId="18A8AC09" w:rsidR="0051184F" w:rsidRPr="00932268" w:rsidDel="000C24F0" w:rsidRDefault="000C24F0" w:rsidP="000C24F0">
          <w:pPr>
            <w:pStyle w:val="ListParagraph"/>
            <w:numPr>
              <w:ilvl w:val="1"/>
              <w:numId w:val="5"/>
            </w:numPr>
            <w:pBdr>
              <w:top w:val="nil"/>
              <w:left w:val="nil"/>
              <w:bottom w:val="nil"/>
              <w:right w:val="nil"/>
              <w:between w:val="nil"/>
            </w:pBdr>
            <w:tabs>
              <w:tab w:val="right" w:leader="dot" w:pos="9016"/>
            </w:tabs>
            <w:spacing w:after="100"/>
            <w:rPr>
              <w:del w:id="238" w:author="NERGUI BATBAYAR" w:date="2026-10-25T11:42:00Z"/>
              <w:rFonts w:ascii="Aptos" w:eastAsia="Aptos" w:hAnsi="Aptos" w:cs="Aptos"/>
              <w:color w:val="000000"/>
              <w:sz w:val="24"/>
              <w:szCs w:val="24"/>
              <w:rPrChange w:id="239" w:author="NERGUI BATBAYAR" w:date="2026-10-25T11:48:00Z">
                <w:rPr>
                  <w:del w:id="240" w:author="NERGUI BATBAYAR" w:date="2026-10-25T11:42:00Z"/>
                </w:rPr>
              </w:rPrChange>
            </w:rPr>
          </w:pPr>
          <w:ins w:id="241" w:author="NERGUI BATBAYAR" w:date="2026-10-25T11:44:00Z">
            <w:r w:rsidRPr="00932268">
              <w:rPr>
                <w:sz w:val="24"/>
                <w:szCs w:val="24"/>
                <w:rPrChange w:id="242" w:author="NERGUI BATBAYAR" w:date="2026-10-25T11:48:00Z">
                  <w:rPr/>
                </w:rPrChange>
              </w:rPr>
              <w:t xml:space="preserve">2. </w:t>
            </w:r>
          </w:ins>
          <w:ins w:id="243" w:author="NERGUI BATBAYAR" w:date="2026-10-25T11:43:00Z">
            <w:r w:rsidRPr="00932268">
              <w:rPr>
                <w:sz w:val="24"/>
                <w:szCs w:val="24"/>
                <w:rPrChange w:id="244" w:author="NERGUI BATBAYAR" w:date="2026-10-25T11:48:00Z">
                  <w:rPr/>
                </w:rPrChange>
              </w:rPr>
              <w:t>Introduction</w:t>
            </w:r>
          </w:ins>
          <w:ins w:id="245" w:author="NERGUI BATBAYAR" w:date="2026-10-25T11:49:00Z">
            <w:r w:rsidR="00932268">
              <w:rPr>
                <w:sz w:val="24"/>
                <w:szCs w:val="24"/>
              </w:rPr>
              <w:t xml:space="preserve">  …….</w:t>
            </w:r>
          </w:ins>
          <w:ins w:id="246" w:author="NERGUI BATBAYAR" w:date="2026-10-25T11:43:00Z">
            <w:r w:rsidRPr="00932268">
              <w:rPr>
                <w:sz w:val="24"/>
                <w:szCs w:val="24"/>
                <w:rPrChange w:id="247" w:author="NERGUI BATBAYAR" w:date="2026-10-25T11:48:00Z">
                  <w:rPr/>
                </w:rPrChange>
              </w:rPr>
              <w:t>……………………………………………………………………………………</w:t>
            </w:r>
          </w:ins>
          <w:ins w:id="248" w:author="NERGUI BATBAYAR" w:date="2026-10-25T11:45:00Z">
            <w:r w:rsidRPr="00932268">
              <w:rPr>
                <w:sz w:val="24"/>
                <w:szCs w:val="24"/>
                <w:rPrChange w:id="249" w:author="NERGUI BATBAYAR" w:date="2026-10-25T11:48:00Z">
                  <w:rPr/>
                </w:rPrChange>
              </w:rPr>
              <w:t>………………….</w:t>
            </w:r>
          </w:ins>
          <w:ins w:id="250" w:author="NERGUI BATBAYAR" w:date="2026-10-25T11:43:00Z">
            <w:r w:rsidRPr="00932268">
              <w:rPr>
                <w:sz w:val="24"/>
                <w:szCs w:val="24"/>
                <w:rPrChange w:id="251" w:author="NERGUI BATBAYAR" w:date="2026-10-25T11:48:00Z">
                  <w:rPr/>
                </w:rPrChange>
              </w:rPr>
              <w:t>…….</w:t>
            </w:r>
          </w:ins>
          <w:del w:id="252" w:author="NERGUI BATBAYAR" w:date="2026-10-25T11:42:00Z">
            <w:r w:rsidR="00E73B14" w:rsidRPr="00932268" w:rsidDel="000C24F0">
              <w:rPr>
                <w:sz w:val="24"/>
                <w:szCs w:val="24"/>
                <w:rPrChange w:id="253" w:author="NERGUI BATBAYAR" w:date="2026-10-25T11:48:00Z">
                  <w:rPr/>
                </w:rPrChange>
              </w:rPr>
              <w:fldChar w:fldCharType="begin"/>
            </w:r>
            <w:r w:rsidR="00E73B14" w:rsidRPr="00932268" w:rsidDel="000C24F0">
              <w:rPr>
                <w:sz w:val="24"/>
                <w:szCs w:val="24"/>
                <w:rPrChange w:id="254" w:author="NERGUI BATBAYAR" w:date="2026-10-25T11:48:00Z">
                  <w:rPr/>
                </w:rPrChange>
              </w:rPr>
              <w:delInstrText xml:space="preserve"> TOC \h \u \z \t "Heading 1,1,Heading 2,2,Heading 3,3,"</w:delInstrText>
            </w:r>
            <w:r w:rsidR="00E73B14" w:rsidRPr="00932268" w:rsidDel="000C24F0">
              <w:rPr>
                <w:sz w:val="24"/>
                <w:szCs w:val="24"/>
                <w:rPrChange w:id="255" w:author="NERGUI BATBAYAR" w:date="2026-10-25T11:48:00Z">
                  <w:rPr/>
                </w:rPrChange>
              </w:rPr>
              <w:fldChar w:fldCharType="separate"/>
            </w:r>
            <w:r w:rsidRPr="00932268" w:rsidDel="000C24F0">
              <w:rPr>
                <w:sz w:val="24"/>
                <w:szCs w:val="24"/>
                <w:rPrChange w:id="256" w:author="NERGUI BATBAYAR" w:date="2026-10-25T11:48:00Z">
                  <w:rPr/>
                </w:rPrChange>
              </w:rPr>
              <w:fldChar w:fldCharType="begin"/>
            </w:r>
            <w:r w:rsidRPr="00932268" w:rsidDel="000C24F0">
              <w:rPr>
                <w:sz w:val="24"/>
                <w:szCs w:val="24"/>
                <w:rPrChange w:id="257" w:author="NERGUI BATBAYAR" w:date="2026-10-25T11:48:00Z">
                  <w:rPr/>
                </w:rPrChange>
              </w:rPr>
              <w:delInstrText>HYPERLINK \l "_heading=h.gjdgxs" \h</w:delInstrText>
            </w:r>
            <w:r w:rsidRPr="007519D3" w:rsidDel="000C24F0">
              <w:rPr>
                <w:sz w:val="24"/>
                <w:szCs w:val="24"/>
              </w:rPr>
            </w:r>
            <w:r w:rsidRPr="00932268" w:rsidDel="000C24F0">
              <w:rPr>
                <w:sz w:val="24"/>
                <w:szCs w:val="24"/>
                <w:rPrChange w:id="258" w:author="NERGUI BATBAYAR" w:date="2026-10-25T11:48:00Z">
                  <w:rPr>
                    <w:color w:val="000000"/>
                  </w:rPr>
                </w:rPrChange>
              </w:rPr>
              <w:fldChar w:fldCharType="separate"/>
            </w:r>
            <w:r w:rsidR="00E73B14" w:rsidRPr="00932268" w:rsidDel="000C24F0">
              <w:rPr>
                <w:color w:val="000000"/>
                <w:sz w:val="24"/>
                <w:szCs w:val="24"/>
                <w:rPrChange w:id="259" w:author="NERGUI BATBAYAR" w:date="2026-10-25T11:48:00Z">
                  <w:rPr>
                    <w:color w:val="000000"/>
                  </w:rPr>
                </w:rPrChange>
              </w:rPr>
              <w:delText>Introduction</w:delText>
            </w:r>
            <w:r w:rsidR="00E73B14" w:rsidRPr="00932268" w:rsidDel="000C24F0">
              <w:rPr>
                <w:color w:val="000000"/>
                <w:sz w:val="24"/>
                <w:szCs w:val="24"/>
                <w:rPrChange w:id="260" w:author="NERGUI BATBAYAR" w:date="2026-10-25T11:48:00Z">
                  <w:rPr>
                    <w:color w:val="000000"/>
                  </w:rPr>
                </w:rPrChange>
              </w:rPr>
              <w:tab/>
              <w:delText>1</w:delText>
            </w:r>
            <w:r w:rsidRPr="00932268" w:rsidDel="000C24F0">
              <w:rPr>
                <w:color w:val="000000"/>
                <w:sz w:val="24"/>
                <w:szCs w:val="24"/>
                <w:rPrChange w:id="261" w:author="NERGUI BATBAYAR" w:date="2026-10-25T11:48:00Z">
                  <w:rPr>
                    <w:color w:val="000000"/>
                  </w:rPr>
                </w:rPrChange>
              </w:rPr>
              <w:fldChar w:fldCharType="end"/>
            </w:r>
          </w:del>
        </w:p>
        <w:p w14:paraId="760A0EE8" w14:textId="77777777" w:rsidR="000C24F0" w:rsidRPr="00932268" w:rsidRDefault="000C24F0">
          <w:pPr>
            <w:pStyle w:val="ListParagraph"/>
            <w:numPr>
              <w:ilvl w:val="1"/>
              <w:numId w:val="5"/>
            </w:numPr>
            <w:pBdr>
              <w:top w:val="nil"/>
              <w:left w:val="nil"/>
              <w:bottom w:val="nil"/>
              <w:right w:val="nil"/>
              <w:between w:val="nil"/>
            </w:pBdr>
            <w:tabs>
              <w:tab w:val="right" w:leader="dot" w:pos="9016"/>
            </w:tabs>
            <w:spacing w:after="100"/>
            <w:rPr>
              <w:ins w:id="262" w:author="NERGUI BATBAYAR" w:date="2026-10-25T11:44:00Z"/>
              <w:rFonts w:ascii="Aptos" w:eastAsia="Aptos" w:hAnsi="Aptos" w:cs="Aptos"/>
              <w:color w:val="000000"/>
              <w:sz w:val="24"/>
              <w:szCs w:val="24"/>
            </w:rPr>
            <w:pPrChange w:id="263" w:author="NERGUI BATBAYAR" w:date="2026-10-25T11:42:00Z">
              <w:pPr>
                <w:pBdr>
                  <w:top w:val="nil"/>
                  <w:left w:val="nil"/>
                  <w:bottom w:val="nil"/>
                  <w:right w:val="nil"/>
                  <w:between w:val="nil"/>
                </w:pBdr>
                <w:tabs>
                  <w:tab w:val="right" w:leader="dot" w:pos="9016"/>
                </w:tabs>
                <w:spacing w:after="100"/>
              </w:pPr>
            </w:pPrChange>
          </w:pPr>
        </w:p>
        <w:p w14:paraId="56AC4D4C" w14:textId="2C5D04FE" w:rsidR="0051184F" w:rsidRPr="00932268" w:rsidDel="000C24F0" w:rsidRDefault="00000000">
          <w:pPr>
            <w:pStyle w:val="ListParagraph"/>
            <w:numPr>
              <w:ilvl w:val="1"/>
              <w:numId w:val="5"/>
            </w:numPr>
            <w:pBdr>
              <w:top w:val="nil"/>
              <w:left w:val="nil"/>
              <w:bottom w:val="nil"/>
              <w:right w:val="nil"/>
              <w:between w:val="nil"/>
            </w:pBdr>
            <w:tabs>
              <w:tab w:val="right" w:leader="dot" w:pos="9016"/>
            </w:tabs>
            <w:spacing w:after="100"/>
            <w:rPr>
              <w:del w:id="264" w:author="NERGUI BATBAYAR" w:date="2026-10-25T11:42:00Z"/>
              <w:rFonts w:ascii="Aptos" w:eastAsia="Aptos" w:hAnsi="Aptos" w:cs="Aptos"/>
              <w:color w:val="000000"/>
              <w:sz w:val="24"/>
              <w:szCs w:val="24"/>
            </w:rPr>
            <w:pPrChange w:id="265" w:author="NERGUI BATBAYAR" w:date="2026-10-25T11:42:00Z">
              <w:pPr>
                <w:pBdr>
                  <w:top w:val="nil"/>
                  <w:left w:val="nil"/>
                  <w:bottom w:val="nil"/>
                  <w:right w:val="nil"/>
                  <w:between w:val="nil"/>
                </w:pBdr>
                <w:tabs>
                  <w:tab w:val="right" w:leader="dot" w:pos="9016"/>
                </w:tabs>
                <w:spacing w:after="100"/>
              </w:pPr>
            </w:pPrChange>
          </w:pPr>
          <w:del w:id="266" w:author="NERGUI BATBAYAR" w:date="2026-10-25T11:42:00Z">
            <w:r w:rsidRPr="00932268" w:rsidDel="000C24F0">
              <w:rPr>
                <w:sz w:val="24"/>
                <w:szCs w:val="24"/>
                <w:rPrChange w:id="267" w:author="NERGUI BATBAYAR" w:date="2026-10-25T11:48:00Z">
                  <w:rPr/>
                </w:rPrChange>
              </w:rPr>
              <w:fldChar w:fldCharType="begin"/>
            </w:r>
            <w:r w:rsidRPr="00932268" w:rsidDel="000C24F0">
              <w:rPr>
                <w:sz w:val="24"/>
                <w:szCs w:val="24"/>
                <w:rPrChange w:id="268" w:author="NERGUI BATBAYAR" w:date="2026-10-25T11:48:00Z">
                  <w:rPr/>
                </w:rPrChange>
              </w:rPr>
              <w:delInstrText>HYPERLINK \l "_heading=h.30j0zll" \h</w:delInstrText>
            </w:r>
            <w:r w:rsidRPr="007519D3" w:rsidDel="000C24F0">
              <w:rPr>
                <w:sz w:val="24"/>
                <w:szCs w:val="24"/>
              </w:rPr>
            </w:r>
            <w:r w:rsidRPr="00932268" w:rsidDel="000C24F0">
              <w:rPr>
                <w:sz w:val="24"/>
                <w:szCs w:val="24"/>
                <w:rPrChange w:id="269" w:author="NERGUI BATBAYAR" w:date="2026-10-25T11:48:00Z">
                  <w:rPr>
                    <w:color w:val="000000"/>
                  </w:rPr>
                </w:rPrChange>
              </w:rPr>
              <w:fldChar w:fldCharType="separate"/>
            </w:r>
            <w:r w:rsidR="00E73B14" w:rsidRPr="00932268" w:rsidDel="000C24F0">
              <w:rPr>
                <w:color w:val="000000"/>
                <w:sz w:val="24"/>
                <w:szCs w:val="24"/>
                <w:rPrChange w:id="270" w:author="NERGUI BATBAYAR" w:date="2026-10-25T11:48:00Z">
                  <w:rPr>
                    <w:color w:val="000000"/>
                  </w:rPr>
                </w:rPrChange>
              </w:rPr>
              <w:delText>Chapter 1</w:delText>
            </w:r>
            <w:r w:rsidR="00E73B14" w:rsidRPr="00932268" w:rsidDel="000C24F0">
              <w:rPr>
                <w:color w:val="000000"/>
                <w:sz w:val="24"/>
                <w:szCs w:val="24"/>
                <w:rPrChange w:id="271" w:author="NERGUI BATBAYAR" w:date="2026-10-25T11:48:00Z">
                  <w:rPr>
                    <w:color w:val="000000"/>
                  </w:rPr>
                </w:rPrChange>
              </w:rPr>
              <w:tab/>
              <w:delText>1</w:delText>
            </w:r>
            <w:r w:rsidRPr="00932268" w:rsidDel="000C24F0">
              <w:rPr>
                <w:color w:val="000000"/>
                <w:sz w:val="24"/>
                <w:szCs w:val="24"/>
                <w:rPrChange w:id="272" w:author="NERGUI BATBAYAR" w:date="2026-10-25T11:48:00Z">
                  <w:rPr>
                    <w:color w:val="000000"/>
                  </w:rPr>
                </w:rPrChange>
              </w:rPr>
              <w:fldChar w:fldCharType="end"/>
            </w:r>
          </w:del>
        </w:p>
        <w:p w14:paraId="2B1E522C" w14:textId="2FF2CEED" w:rsidR="0051184F" w:rsidRPr="00932268" w:rsidDel="000C24F0" w:rsidRDefault="00000000">
          <w:pPr>
            <w:pStyle w:val="ListParagraph"/>
            <w:numPr>
              <w:ilvl w:val="1"/>
              <w:numId w:val="5"/>
            </w:numPr>
            <w:pBdr>
              <w:top w:val="nil"/>
              <w:left w:val="nil"/>
              <w:bottom w:val="nil"/>
              <w:right w:val="nil"/>
              <w:between w:val="nil"/>
            </w:pBdr>
            <w:tabs>
              <w:tab w:val="right" w:leader="dot" w:pos="9016"/>
            </w:tabs>
            <w:spacing w:after="100"/>
            <w:rPr>
              <w:del w:id="273" w:author="NERGUI BATBAYAR" w:date="2026-10-25T11:42:00Z"/>
              <w:rFonts w:ascii="Aptos" w:eastAsia="Aptos" w:hAnsi="Aptos" w:cs="Aptos"/>
              <w:color w:val="000000"/>
              <w:sz w:val="24"/>
              <w:szCs w:val="24"/>
            </w:rPr>
            <w:pPrChange w:id="274" w:author="NERGUI BATBAYAR" w:date="2026-10-25T11:42:00Z">
              <w:pPr>
                <w:pBdr>
                  <w:top w:val="nil"/>
                  <w:left w:val="nil"/>
                  <w:bottom w:val="nil"/>
                  <w:right w:val="nil"/>
                  <w:between w:val="nil"/>
                </w:pBdr>
                <w:tabs>
                  <w:tab w:val="right" w:leader="dot" w:pos="9016"/>
                </w:tabs>
                <w:spacing w:after="100"/>
                <w:ind w:left="220"/>
              </w:pPr>
            </w:pPrChange>
          </w:pPr>
          <w:del w:id="275" w:author="NERGUI BATBAYAR" w:date="2026-10-25T11:42:00Z">
            <w:r w:rsidRPr="00932268" w:rsidDel="000C24F0">
              <w:rPr>
                <w:sz w:val="24"/>
                <w:szCs w:val="24"/>
                <w:rPrChange w:id="276" w:author="NERGUI BATBAYAR" w:date="2026-10-25T11:48:00Z">
                  <w:rPr/>
                </w:rPrChange>
              </w:rPr>
              <w:fldChar w:fldCharType="begin"/>
            </w:r>
            <w:r w:rsidRPr="00932268" w:rsidDel="000C24F0">
              <w:rPr>
                <w:sz w:val="24"/>
                <w:szCs w:val="24"/>
                <w:rPrChange w:id="277" w:author="NERGUI BATBAYAR" w:date="2026-10-25T11:48:00Z">
                  <w:rPr/>
                </w:rPrChange>
              </w:rPr>
              <w:delInstrText>HYPERLINK \l "_heading=h.1fob9te" \h</w:delInstrText>
            </w:r>
            <w:r w:rsidRPr="007519D3" w:rsidDel="000C24F0">
              <w:rPr>
                <w:sz w:val="24"/>
                <w:szCs w:val="24"/>
              </w:rPr>
            </w:r>
            <w:r w:rsidRPr="00932268" w:rsidDel="000C24F0">
              <w:rPr>
                <w:sz w:val="24"/>
                <w:szCs w:val="24"/>
                <w:rPrChange w:id="278" w:author="NERGUI BATBAYAR" w:date="2026-10-25T11:48:00Z">
                  <w:rPr>
                    <w:color w:val="000000"/>
                  </w:rPr>
                </w:rPrChange>
              </w:rPr>
              <w:fldChar w:fldCharType="separate"/>
            </w:r>
            <w:r w:rsidR="00E73B14" w:rsidRPr="00932268" w:rsidDel="000C24F0">
              <w:rPr>
                <w:color w:val="000000"/>
                <w:sz w:val="24"/>
                <w:szCs w:val="24"/>
                <w:rPrChange w:id="279" w:author="NERGUI BATBAYAR" w:date="2026-10-25T11:48:00Z">
                  <w:rPr>
                    <w:color w:val="000000"/>
                  </w:rPr>
                </w:rPrChange>
              </w:rPr>
              <w:delText>Chapter 1.1</w:delText>
            </w:r>
            <w:r w:rsidR="00E73B14" w:rsidRPr="00932268" w:rsidDel="000C24F0">
              <w:rPr>
                <w:color w:val="000000"/>
                <w:sz w:val="24"/>
                <w:szCs w:val="24"/>
                <w:rPrChange w:id="280" w:author="NERGUI BATBAYAR" w:date="2026-10-25T11:48:00Z">
                  <w:rPr>
                    <w:color w:val="000000"/>
                  </w:rPr>
                </w:rPrChange>
              </w:rPr>
              <w:tab/>
              <w:delText>1</w:delText>
            </w:r>
            <w:r w:rsidRPr="00932268" w:rsidDel="000C24F0">
              <w:rPr>
                <w:color w:val="000000"/>
                <w:sz w:val="24"/>
                <w:szCs w:val="24"/>
                <w:rPrChange w:id="281" w:author="NERGUI BATBAYAR" w:date="2026-10-25T11:48:00Z">
                  <w:rPr>
                    <w:color w:val="000000"/>
                  </w:rPr>
                </w:rPrChange>
              </w:rPr>
              <w:fldChar w:fldCharType="end"/>
            </w:r>
          </w:del>
        </w:p>
        <w:p w14:paraId="45433B99" w14:textId="74CB2118" w:rsidR="0051184F" w:rsidRPr="00932268" w:rsidDel="000C24F0" w:rsidRDefault="00000000">
          <w:pPr>
            <w:pStyle w:val="ListParagraph"/>
            <w:numPr>
              <w:ilvl w:val="1"/>
              <w:numId w:val="5"/>
            </w:numPr>
            <w:pBdr>
              <w:top w:val="nil"/>
              <w:left w:val="nil"/>
              <w:bottom w:val="nil"/>
              <w:right w:val="nil"/>
              <w:between w:val="nil"/>
            </w:pBdr>
            <w:tabs>
              <w:tab w:val="right" w:leader="dot" w:pos="9016"/>
            </w:tabs>
            <w:spacing w:after="100"/>
            <w:rPr>
              <w:del w:id="282" w:author="NERGUI BATBAYAR" w:date="2026-10-25T11:42:00Z"/>
              <w:rFonts w:ascii="Aptos" w:eastAsia="Aptos" w:hAnsi="Aptos" w:cs="Aptos"/>
              <w:color w:val="000000"/>
              <w:sz w:val="24"/>
              <w:szCs w:val="24"/>
            </w:rPr>
            <w:pPrChange w:id="283" w:author="NERGUI BATBAYAR" w:date="2026-10-25T11:42:00Z">
              <w:pPr>
                <w:pBdr>
                  <w:top w:val="nil"/>
                  <w:left w:val="nil"/>
                  <w:bottom w:val="nil"/>
                  <w:right w:val="nil"/>
                  <w:between w:val="nil"/>
                </w:pBdr>
                <w:tabs>
                  <w:tab w:val="right" w:leader="dot" w:pos="9016"/>
                </w:tabs>
                <w:spacing w:after="100"/>
                <w:ind w:left="440"/>
              </w:pPr>
            </w:pPrChange>
          </w:pPr>
          <w:del w:id="284" w:author="NERGUI BATBAYAR" w:date="2026-10-25T11:42:00Z">
            <w:r w:rsidRPr="00932268" w:rsidDel="000C24F0">
              <w:rPr>
                <w:sz w:val="24"/>
                <w:szCs w:val="24"/>
                <w:rPrChange w:id="285" w:author="NERGUI BATBAYAR" w:date="2026-10-25T11:48:00Z">
                  <w:rPr/>
                </w:rPrChange>
              </w:rPr>
              <w:fldChar w:fldCharType="begin"/>
            </w:r>
            <w:r w:rsidRPr="00932268" w:rsidDel="000C24F0">
              <w:rPr>
                <w:sz w:val="24"/>
                <w:szCs w:val="24"/>
                <w:rPrChange w:id="286" w:author="NERGUI BATBAYAR" w:date="2026-10-25T11:48:00Z">
                  <w:rPr/>
                </w:rPrChange>
              </w:rPr>
              <w:delInstrText>HYPERLINK \l "_heading=h.3znysh7" \h</w:delInstrText>
            </w:r>
            <w:r w:rsidRPr="007519D3" w:rsidDel="000C24F0">
              <w:rPr>
                <w:sz w:val="24"/>
                <w:szCs w:val="24"/>
              </w:rPr>
            </w:r>
            <w:r w:rsidRPr="00932268" w:rsidDel="000C24F0">
              <w:rPr>
                <w:sz w:val="24"/>
                <w:szCs w:val="24"/>
                <w:rPrChange w:id="287" w:author="NERGUI BATBAYAR" w:date="2026-10-25T11:48:00Z">
                  <w:rPr>
                    <w:color w:val="000000"/>
                  </w:rPr>
                </w:rPrChange>
              </w:rPr>
              <w:fldChar w:fldCharType="separate"/>
            </w:r>
            <w:r w:rsidR="00E73B14" w:rsidRPr="00932268" w:rsidDel="000C24F0">
              <w:rPr>
                <w:color w:val="000000"/>
                <w:sz w:val="24"/>
                <w:szCs w:val="24"/>
                <w:rPrChange w:id="288" w:author="NERGUI BATBAYAR" w:date="2026-10-25T11:48:00Z">
                  <w:rPr>
                    <w:color w:val="000000"/>
                  </w:rPr>
                </w:rPrChange>
              </w:rPr>
              <w:delText>Chapter 1.1.1.</w:delText>
            </w:r>
            <w:r w:rsidR="00E73B14" w:rsidRPr="00932268" w:rsidDel="000C24F0">
              <w:rPr>
                <w:color w:val="000000"/>
                <w:sz w:val="24"/>
                <w:szCs w:val="24"/>
                <w:rPrChange w:id="289" w:author="NERGUI BATBAYAR" w:date="2026-10-25T11:48:00Z">
                  <w:rPr>
                    <w:color w:val="000000"/>
                  </w:rPr>
                </w:rPrChange>
              </w:rPr>
              <w:tab/>
              <w:delText>1</w:delText>
            </w:r>
            <w:r w:rsidRPr="00932268" w:rsidDel="000C24F0">
              <w:rPr>
                <w:color w:val="000000"/>
                <w:sz w:val="24"/>
                <w:szCs w:val="24"/>
                <w:rPrChange w:id="290" w:author="NERGUI BATBAYAR" w:date="2026-10-25T11:48:00Z">
                  <w:rPr>
                    <w:color w:val="000000"/>
                  </w:rPr>
                </w:rPrChange>
              </w:rPr>
              <w:fldChar w:fldCharType="end"/>
            </w:r>
          </w:del>
        </w:p>
        <w:p w14:paraId="3F523FB6" w14:textId="07953BF3" w:rsidR="0051184F" w:rsidRPr="00932268" w:rsidDel="000C24F0" w:rsidRDefault="00000000">
          <w:pPr>
            <w:pStyle w:val="ListParagraph"/>
            <w:numPr>
              <w:ilvl w:val="1"/>
              <w:numId w:val="5"/>
            </w:numPr>
            <w:pBdr>
              <w:top w:val="nil"/>
              <w:left w:val="nil"/>
              <w:bottom w:val="nil"/>
              <w:right w:val="nil"/>
              <w:between w:val="nil"/>
            </w:pBdr>
            <w:tabs>
              <w:tab w:val="right" w:leader="dot" w:pos="9016"/>
            </w:tabs>
            <w:spacing w:after="100"/>
            <w:rPr>
              <w:del w:id="291" w:author="NERGUI BATBAYAR" w:date="2026-10-25T11:42:00Z"/>
              <w:rFonts w:ascii="Aptos" w:eastAsia="Aptos" w:hAnsi="Aptos" w:cs="Aptos"/>
              <w:color w:val="000000"/>
              <w:sz w:val="24"/>
              <w:szCs w:val="24"/>
            </w:rPr>
            <w:pPrChange w:id="292" w:author="NERGUI BATBAYAR" w:date="2026-10-25T11:42:00Z">
              <w:pPr>
                <w:pBdr>
                  <w:top w:val="nil"/>
                  <w:left w:val="nil"/>
                  <w:bottom w:val="nil"/>
                  <w:right w:val="nil"/>
                  <w:between w:val="nil"/>
                </w:pBdr>
                <w:tabs>
                  <w:tab w:val="right" w:leader="dot" w:pos="9016"/>
                </w:tabs>
                <w:spacing w:after="100"/>
              </w:pPr>
            </w:pPrChange>
          </w:pPr>
          <w:del w:id="293" w:author="NERGUI BATBAYAR" w:date="2026-10-25T11:42:00Z">
            <w:r w:rsidRPr="00932268" w:rsidDel="000C24F0">
              <w:rPr>
                <w:sz w:val="24"/>
                <w:szCs w:val="24"/>
                <w:rPrChange w:id="294" w:author="NERGUI BATBAYAR" w:date="2026-10-25T11:48:00Z">
                  <w:rPr/>
                </w:rPrChange>
              </w:rPr>
              <w:fldChar w:fldCharType="begin"/>
            </w:r>
            <w:r w:rsidRPr="00932268" w:rsidDel="000C24F0">
              <w:rPr>
                <w:sz w:val="24"/>
                <w:szCs w:val="24"/>
                <w:rPrChange w:id="295" w:author="NERGUI BATBAYAR" w:date="2026-10-25T11:48:00Z">
                  <w:rPr/>
                </w:rPrChange>
              </w:rPr>
              <w:delInstrText>HYPERLINK \l "_heading=h.2et92p0" \h</w:delInstrText>
            </w:r>
            <w:r w:rsidRPr="007519D3" w:rsidDel="000C24F0">
              <w:rPr>
                <w:sz w:val="24"/>
                <w:szCs w:val="24"/>
              </w:rPr>
            </w:r>
            <w:r w:rsidRPr="00932268" w:rsidDel="000C24F0">
              <w:rPr>
                <w:sz w:val="24"/>
                <w:szCs w:val="24"/>
                <w:rPrChange w:id="296" w:author="NERGUI BATBAYAR" w:date="2026-10-25T11:48:00Z">
                  <w:rPr>
                    <w:color w:val="000000"/>
                  </w:rPr>
                </w:rPrChange>
              </w:rPr>
              <w:fldChar w:fldCharType="separate"/>
            </w:r>
            <w:r w:rsidR="00E73B14" w:rsidRPr="00932268" w:rsidDel="000C24F0">
              <w:rPr>
                <w:color w:val="000000"/>
                <w:sz w:val="24"/>
                <w:szCs w:val="24"/>
                <w:rPrChange w:id="297" w:author="NERGUI BATBAYAR" w:date="2026-10-25T11:48:00Z">
                  <w:rPr>
                    <w:color w:val="000000"/>
                  </w:rPr>
                </w:rPrChange>
              </w:rPr>
              <w:delText>References</w:delText>
            </w:r>
            <w:r w:rsidR="00E73B14" w:rsidRPr="00932268" w:rsidDel="000C24F0">
              <w:rPr>
                <w:color w:val="000000"/>
                <w:sz w:val="24"/>
                <w:szCs w:val="24"/>
                <w:rPrChange w:id="298" w:author="NERGUI BATBAYAR" w:date="2026-10-25T11:48:00Z">
                  <w:rPr>
                    <w:color w:val="000000"/>
                  </w:rPr>
                </w:rPrChange>
              </w:rPr>
              <w:tab/>
              <w:delText>2</w:delText>
            </w:r>
            <w:r w:rsidRPr="00932268" w:rsidDel="000C24F0">
              <w:rPr>
                <w:color w:val="000000"/>
                <w:sz w:val="24"/>
                <w:szCs w:val="24"/>
                <w:rPrChange w:id="299" w:author="NERGUI BATBAYAR" w:date="2026-10-25T11:48:00Z">
                  <w:rPr>
                    <w:color w:val="000000"/>
                  </w:rPr>
                </w:rPrChange>
              </w:rPr>
              <w:fldChar w:fldCharType="end"/>
            </w:r>
          </w:del>
        </w:p>
        <w:p w14:paraId="3A3CBF63" w14:textId="77777777" w:rsidR="000C24F0" w:rsidRPr="00932268" w:rsidRDefault="00E73B14" w:rsidP="000C24F0">
          <w:pPr>
            <w:pStyle w:val="ListParagraph"/>
            <w:numPr>
              <w:ilvl w:val="1"/>
              <w:numId w:val="5"/>
            </w:numPr>
            <w:pBdr>
              <w:top w:val="nil"/>
              <w:left w:val="nil"/>
              <w:bottom w:val="nil"/>
              <w:right w:val="nil"/>
              <w:between w:val="nil"/>
            </w:pBdr>
            <w:tabs>
              <w:tab w:val="right" w:leader="dot" w:pos="9016"/>
            </w:tabs>
            <w:spacing w:after="100"/>
            <w:rPr>
              <w:ins w:id="300" w:author="NERGUI BATBAYAR" w:date="2026-10-25T11:44:00Z"/>
              <w:sz w:val="24"/>
              <w:szCs w:val="24"/>
              <w:rPrChange w:id="301" w:author="NERGUI BATBAYAR" w:date="2026-10-25T11:48:00Z">
                <w:rPr>
                  <w:ins w:id="302" w:author="NERGUI BATBAYAR" w:date="2026-10-25T11:44:00Z"/>
                </w:rPr>
              </w:rPrChange>
            </w:rPr>
          </w:pPr>
          <w:del w:id="303" w:author="NERGUI BATBAYAR" w:date="2026-10-25T11:42:00Z">
            <w:r w:rsidRPr="00932268" w:rsidDel="000C24F0">
              <w:rPr>
                <w:sz w:val="24"/>
                <w:szCs w:val="24"/>
                <w:rPrChange w:id="304" w:author="NERGUI BATBAYAR" w:date="2026-10-25T11:48:00Z">
                  <w:rPr/>
                </w:rPrChange>
              </w:rPr>
              <w:fldChar w:fldCharType="end"/>
            </w:r>
          </w:del>
        </w:p>
        <w:p w14:paraId="20FF7FB6" w14:textId="51739C36" w:rsidR="000C24F0" w:rsidRPr="00932268" w:rsidRDefault="000C24F0" w:rsidP="000C24F0">
          <w:pPr>
            <w:pStyle w:val="ListParagraph"/>
            <w:numPr>
              <w:ilvl w:val="1"/>
              <w:numId w:val="5"/>
            </w:numPr>
            <w:pBdr>
              <w:top w:val="nil"/>
              <w:left w:val="nil"/>
              <w:bottom w:val="nil"/>
              <w:right w:val="nil"/>
              <w:between w:val="nil"/>
            </w:pBdr>
            <w:tabs>
              <w:tab w:val="right" w:leader="dot" w:pos="9016"/>
            </w:tabs>
            <w:spacing w:after="100"/>
            <w:rPr>
              <w:ins w:id="305" w:author="NERGUI BATBAYAR" w:date="2026-10-25T11:45:00Z"/>
              <w:sz w:val="24"/>
              <w:szCs w:val="24"/>
              <w:rPrChange w:id="306" w:author="NERGUI BATBAYAR" w:date="2026-10-25T11:48:00Z">
                <w:rPr>
                  <w:ins w:id="307" w:author="NERGUI BATBAYAR" w:date="2026-10-25T11:45:00Z"/>
                </w:rPr>
              </w:rPrChange>
            </w:rPr>
          </w:pPr>
          <w:ins w:id="308" w:author="NERGUI BATBAYAR" w:date="2026-10-25T11:44:00Z">
            <w:r w:rsidRPr="00932268">
              <w:rPr>
                <w:sz w:val="24"/>
                <w:szCs w:val="24"/>
                <w:rPrChange w:id="309" w:author="NERGUI BATBAYAR" w:date="2026-10-25T11:48:00Z">
                  <w:rPr/>
                </w:rPrChange>
              </w:rPr>
              <w:t xml:space="preserve">3. Problem </w:t>
            </w:r>
          </w:ins>
          <w:ins w:id="310" w:author="NERGUI BATBAYAR" w:date="2026-10-25T11:45:00Z">
            <w:r w:rsidRPr="00932268">
              <w:rPr>
                <w:sz w:val="24"/>
                <w:szCs w:val="24"/>
                <w:rPrChange w:id="311" w:author="NERGUI BATBAYAR" w:date="2026-10-25T11:48:00Z">
                  <w:rPr/>
                </w:rPrChange>
              </w:rPr>
              <w:t>definition</w:t>
            </w:r>
          </w:ins>
          <w:ins w:id="312" w:author="NERGUI BATBAYAR" w:date="2026-10-25T11:50:00Z">
            <w:r w:rsidR="00932268">
              <w:rPr>
                <w:sz w:val="24"/>
                <w:szCs w:val="24"/>
              </w:rPr>
              <w:t xml:space="preserve"> </w:t>
            </w:r>
            <w:proofErr w:type="gramStart"/>
            <w:r w:rsidR="00932268">
              <w:rPr>
                <w:sz w:val="24"/>
                <w:szCs w:val="24"/>
              </w:rPr>
              <w:t>…..</w:t>
            </w:r>
          </w:ins>
          <w:proofErr w:type="gramEnd"/>
          <w:ins w:id="313" w:author="NERGUI BATBAYAR" w:date="2026-10-25T11:45:00Z">
            <w:r w:rsidRPr="00932268">
              <w:rPr>
                <w:sz w:val="24"/>
                <w:szCs w:val="24"/>
                <w:rPrChange w:id="314" w:author="NERGUI BATBAYAR" w:date="2026-10-25T11:48:00Z">
                  <w:rPr/>
                </w:rPrChange>
              </w:rPr>
              <w:t>………………………………………………………………………………………………………</w:t>
            </w:r>
          </w:ins>
        </w:p>
        <w:p w14:paraId="31523C08" w14:textId="22EF10B0" w:rsidR="00932268" w:rsidRPr="00932268" w:rsidRDefault="000C24F0" w:rsidP="000C24F0">
          <w:pPr>
            <w:pStyle w:val="ListParagraph"/>
            <w:numPr>
              <w:ilvl w:val="1"/>
              <w:numId w:val="5"/>
            </w:numPr>
            <w:pBdr>
              <w:top w:val="nil"/>
              <w:left w:val="nil"/>
              <w:bottom w:val="nil"/>
              <w:right w:val="nil"/>
              <w:between w:val="nil"/>
            </w:pBdr>
            <w:tabs>
              <w:tab w:val="right" w:leader="dot" w:pos="9016"/>
            </w:tabs>
            <w:spacing w:after="100"/>
            <w:rPr>
              <w:ins w:id="315" w:author="NERGUI BATBAYAR" w:date="2026-10-25T11:46:00Z"/>
              <w:sz w:val="24"/>
              <w:szCs w:val="24"/>
              <w:rPrChange w:id="316" w:author="NERGUI BATBAYAR" w:date="2026-10-25T11:48:00Z">
                <w:rPr>
                  <w:ins w:id="317" w:author="NERGUI BATBAYAR" w:date="2026-10-25T11:46:00Z"/>
                </w:rPr>
              </w:rPrChange>
            </w:rPr>
          </w:pPr>
          <w:ins w:id="318" w:author="NERGUI BATBAYAR" w:date="2026-10-25T11:45:00Z">
            <w:r w:rsidRPr="00932268">
              <w:rPr>
                <w:sz w:val="24"/>
                <w:szCs w:val="24"/>
                <w:rPrChange w:id="319" w:author="NERGUI BATBAYAR" w:date="2026-10-25T11:48:00Z">
                  <w:rPr/>
                </w:rPrChange>
              </w:rPr>
              <w:t xml:space="preserve">4. Aim and </w:t>
            </w:r>
          </w:ins>
          <w:ins w:id="320" w:author="NERGUI BATBAYAR" w:date="2026-10-25T11:46:00Z">
            <w:r w:rsidR="00932268" w:rsidRPr="00932268">
              <w:rPr>
                <w:sz w:val="24"/>
                <w:szCs w:val="24"/>
                <w:rPrChange w:id="321" w:author="NERGUI BATBAYAR" w:date="2026-10-25T11:48:00Z">
                  <w:rPr/>
                </w:rPrChange>
              </w:rPr>
              <w:t>objectives</w:t>
            </w:r>
          </w:ins>
          <w:ins w:id="322" w:author="NERGUI BATBAYAR" w:date="2026-10-25T11:47:00Z">
            <w:r w:rsidR="00932268" w:rsidRPr="00932268">
              <w:rPr>
                <w:sz w:val="24"/>
                <w:szCs w:val="24"/>
                <w:rPrChange w:id="323" w:author="NERGUI BATBAYAR" w:date="2026-10-25T11:48:00Z">
                  <w:rPr/>
                </w:rPrChange>
              </w:rPr>
              <w:t xml:space="preserve"> …</w:t>
            </w:r>
          </w:ins>
          <w:ins w:id="324" w:author="NERGUI BATBAYAR" w:date="2026-10-25T11:46:00Z">
            <w:r w:rsidR="00932268" w:rsidRPr="00932268">
              <w:rPr>
                <w:sz w:val="24"/>
                <w:szCs w:val="24"/>
                <w:rPrChange w:id="325" w:author="NERGUI BATBAYAR" w:date="2026-10-25T11:48:00Z">
                  <w:rPr/>
                </w:rPrChange>
              </w:rPr>
              <w:t>………</w:t>
            </w:r>
          </w:ins>
          <w:ins w:id="326" w:author="NERGUI BATBAYAR" w:date="2026-10-25T11:50:00Z">
            <w:r w:rsidR="00932268">
              <w:rPr>
                <w:sz w:val="24"/>
                <w:szCs w:val="24"/>
              </w:rPr>
              <w:t>….</w:t>
            </w:r>
          </w:ins>
          <w:ins w:id="327" w:author="NERGUI BATBAYAR" w:date="2026-10-25T11:46:00Z">
            <w:r w:rsidR="00932268" w:rsidRPr="00932268">
              <w:rPr>
                <w:sz w:val="24"/>
                <w:szCs w:val="24"/>
                <w:rPrChange w:id="328" w:author="NERGUI BATBAYAR" w:date="2026-10-25T11:48:00Z">
                  <w:rPr/>
                </w:rPrChange>
              </w:rPr>
              <w:t>………………………………………………………………</w:t>
            </w:r>
            <w:proofErr w:type="gramStart"/>
            <w:r w:rsidR="00932268" w:rsidRPr="00932268">
              <w:rPr>
                <w:sz w:val="24"/>
                <w:szCs w:val="24"/>
                <w:rPrChange w:id="329" w:author="NERGUI BATBAYAR" w:date="2026-10-25T11:48:00Z">
                  <w:rPr/>
                </w:rPrChange>
              </w:rPr>
              <w:t>…</w:t>
            </w:r>
          </w:ins>
          <w:ins w:id="330" w:author="NERGUI BATBAYAR" w:date="2026-10-25T11:54:00Z">
            <w:r w:rsidR="00932268">
              <w:rPr>
                <w:sz w:val="24"/>
                <w:szCs w:val="24"/>
              </w:rPr>
              <w:t>..</w:t>
            </w:r>
          </w:ins>
          <w:proofErr w:type="gramEnd"/>
          <w:ins w:id="331" w:author="NERGUI BATBAYAR" w:date="2026-10-25T11:46:00Z">
            <w:r w:rsidR="00932268" w:rsidRPr="00932268">
              <w:rPr>
                <w:sz w:val="24"/>
                <w:szCs w:val="24"/>
                <w:rPrChange w:id="332" w:author="NERGUI BATBAYAR" w:date="2026-10-25T11:48:00Z">
                  <w:rPr/>
                </w:rPrChange>
              </w:rPr>
              <w:t>……………………</w:t>
            </w:r>
          </w:ins>
          <w:ins w:id="333" w:author="NERGUI BATBAYAR" w:date="2026-10-25T11:51:00Z">
            <w:r w:rsidR="00932268">
              <w:rPr>
                <w:sz w:val="24"/>
                <w:szCs w:val="24"/>
              </w:rPr>
              <w:t>.</w:t>
            </w:r>
          </w:ins>
          <w:ins w:id="334" w:author="NERGUI BATBAYAR" w:date="2026-10-25T11:46:00Z">
            <w:r w:rsidR="00932268" w:rsidRPr="00932268">
              <w:rPr>
                <w:sz w:val="24"/>
                <w:szCs w:val="24"/>
                <w:rPrChange w:id="335" w:author="NERGUI BATBAYAR" w:date="2026-10-25T11:48:00Z">
                  <w:rPr/>
                </w:rPrChange>
              </w:rPr>
              <w:t>…</w:t>
            </w:r>
          </w:ins>
        </w:p>
        <w:p w14:paraId="58B771D6" w14:textId="4D201A74" w:rsidR="00932268" w:rsidRPr="00932268" w:rsidRDefault="00932268" w:rsidP="000C24F0">
          <w:pPr>
            <w:pStyle w:val="ListParagraph"/>
            <w:numPr>
              <w:ilvl w:val="1"/>
              <w:numId w:val="5"/>
            </w:numPr>
            <w:pBdr>
              <w:top w:val="nil"/>
              <w:left w:val="nil"/>
              <w:bottom w:val="nil"/>
              <w:right w:val="nil"/>
              <w:between w:val="nil"/>
            </w:pBdr>
            <w:tabs>
              <w:tab w:val="right" w:leader="dot" w:pos="9016"/>
            </w:tabs>
            <w:spacing w:after="100"/>
            <w:rPr>
              <w:ins w:id="336" w:author="NERGUI BATBAYAR" w:date="2026-10-25T11:46:00Z"/>
              <w:sz w:val="24"/>
              <w:szCs w:val="24"/>
              <w:rPrChange w:id="337" w:author="NERGUI BATBAYAR" w:date="2026-10-25T11:48:00Z">
                <w:rPr>
                  <w:ins w:id="338" w:author="NERGUI BATBAYAR" w:date="2026-10-25T11:46:00Z"/>
                </w:rPr>
              </w:rPrChange>
            </w:rPr>
          </w:pPr>
          <w:ins w:id="339" w:author="NERGUI BATBAYAR" w:date="2026-10-25T11:46:00Z">
            <w:r w:rsidRPr="00932268">
              <w:rPr>
                <w:sz w:val="24"/>
                <w:szCs w:val="24"/>
                <w:rPrChange w:id="340" w:author="NERGUI BATBAYAR" w:date="2026-10-25T11:48:00Z">
                  <w:rPr/>
                </w:rPrChange>
              </w:rPr>
              <w:t>5</w:t>
            </w:r>
          </w:ins>
          <w:ins w:id="341" w:author="NERGUI BATBAYAR" w:date="2026-10-25T11:47:00Z">
            <w:r w:rsidRPr="00932268">
              <w:rPr>
                <w:sz w:val="24"/>
                <w:szCs w:val="24"/>
                <w:rPrChange w:id="342" w:author="NERGUI BATBAYAR" w:date="2026-10-25T11:48:00Z">
                  <w:rPr/>
                </w:rPrChange>
              </w:rPr>
              <w:t>. Sc</w:t>
            </w:r>
          </w:ins>
          <w:ins w:id="343" w:author="NERGUI BATBAYAR" w:date="2026-10-25T11:46:00Z">
            <w:r w:rsidRPr="00932268">
              <w:rPr>
                <w:sz w:val="24"/>
                <w:szCs w:val="24"/>
                <w:rPrChange w:id="344" w:author="NERGUI BATBAYAR" w:date="2026-10-25T11:48:00Z">
                  <w:rPr/>
                </w:rPrChange>
              </w:rPr>
              <w:t>ope</w:t>
            </w:r>
          </w:ins>
          <w:ins w:id="345" w:author="NERGUI BATBAYAR" w:date="2026-10-25T11:47:00Z">
            <w:r w:rsidRPr="00932268">
              <w:rPr>
                <w:sz w:val="24"/>
                <w:szCs w:val="24"/>
                <w:rPrChange w:id="346" w:author="NERGUI BATBAYAR" w:date="2026-10-25T11:48:00Z">
                  <w:rPr/>
                </w:rPrChange>
              </w:rPr>
              <w:t xml:space="preserve"> </w:t>
            </w:r>
          </w:ins>
          <w:ins w:id="347" w:author="NERGUI BATBAYAR" w:date="2026-10-25T11:46:00Z">
            <w:r w:rsidRPr="00932268">
              <w:rPr>
                <w:sz w:val="24"/>
                <w:szCs w:val="24"/>
                <w:rPrChange w:id="348" w:author="NERGUI BATBAYAR" w:date="2026-10-25T11:48:00Z">
                  <w:rPr/>
                </w:rPrChange>
              </w:rPr>
              <w:t>………………………………………………………………………………………………………………………</w:t>
            </w:r>
          </w:ins>
          <w:ins w:id="349" w:author="NERGUI BATBAYAR" w:date="2026-10-25T11:51:00Z">
            <w:r>
              <w:rPr>
                <w:sz w:val="24"/>
                <w:szCs w:val="24"/>
              </w:rPr>
              <w:t>.</w:t>
            </w:r>
          </w:ins>
          <w:ins w:id="350" w:author="NERGUI BATBAYAR" w:date="2026-10-25T11:46:00Z">
            <w:r w:rsidRPr="00932268">
              <w:rPr>
                <w:sz w:val="24"/>
                <w:szCs w:val="24"/>
                <w:rPrChange w:id="351" w:author="NERGUI BATBAYAR" w:date="2026-10-25T11:48:00Z">
                  <w:rPr/>
                </w:rPrChange>
              </w:rPr>
              <w:t>………</w:t>
            </w:r>
          </w:ins>
        </w:p>
        <w:p w14:paraId="6536DA5C" w14:textId="77777777" w:rsidR="00932268" w:rsidRPr="00932268" w:rsidRDefault="00932268" w:rsidP="000C24F0">
          <w:pPr>
            <w:pStyle w:val="ListParagraph"/>
            <w:numPr>
              <w:ilvl w:val="1"/>
              <w:numId w:val="5"/>
            </w:numPr>
            <w:pBdr>
              <w:top w:val="nil"/>
              <w:left w:val="nil"/>
              <w:bottom w:val="nil"/>
              <w:right w:val="nil"/>
              <w:between w:val="nil"/>
            </w:pBdr>
            <w:tabs>
              <w:tab w:val="right" w:leader="dot" w:pos="9016"/>
            </w:tabs>
            <w:spacing w:after="100"/>
            <w:rPr>
              <w:ins w:id="352" w:author="NERGUI BATBAYAR" w:date="2026-10-25T11:51:00Z"/>
              <w:rPrChange w:id="353" w:author="NERGUI BATBAYAR" w:date="2026-10-25T11:51:00Z">
                <w:rPr>
                  <w:ins w:id="354" w:author="NERGUI BATBAYAR" w:date="2026-10-25T11:51:00Z"/>
                  <w:sz w:val="24"/>
                  <w:szCs w:val="24"/>
                </w:rPr>
              </w:rPrChange>
            </w:rPr>
          </w:pPr>
          <w:ins w:id="355" w:author="NERGUI BATBAYAR" w:date="2026-10-25T11:46:00Z">
            <w:r w:rsidRPr="00932268">
              <w:rPr>
                <w:sz w:val="24"/>
                <w:szCs w:val="24"/>
                <w:rPrChange w:id="356" w:author="NERGUI BATBAYAR" w:date="2026-10-25T11:48:00Z">
                  <w:rPr/>
                </w:rPrChange>
              </w:rPr>
              <w:t>6. Me</w:t>
            </w:r>
          </w:ins>
          <w:ins w:id="357" w:author="NERGUI BATBAYAR" w:date="2026-10-25T11:47:00Z">
            <w:r w:rsidRPr="00932268">
              <w:rPr>
                <w:sz w:val="24"/>
                <w:szCs w:val="24"/>
                <w:rPrChange w:id="358" w:author="NERGUI BATBAYAR" w:date="2026-10-25T11:48:00Z">
                  <w:rPr/>
                </w:rPrChange>
              </w:rPr>
              <w:t>thodology ……………………………………………………………………………………………………………………</w:t>
            </w:r>
          </w:ins>
        </w:p>
        <w:p w14:paraId="7EB18BB8" w14:textId="77777777" w:rsidR="00932268" w:rsidRPr="00932268" w:rsidRDefault="00932268" w:rsidP="000C24F0">
          <w:pPr>
            <w:pStyle w:val="ListParagraph"/>
            <w:numPr>
              <w:ilvl w:val="1"/>
              <w:numId w:val="5"/>
            </w:numPr>
            <w:pBdr>
              <w:top w:val="nil"/>
              <w:left w:val="nil"/>
              <w:bottom w:val="nil"/>
              <w:right w:val="nil"/>
              <w:between w:val="nil"/>
            </w:pBdr>
            <w:tabs>
              <w:tab w:val="right" w:leader="dot" w:pos="9016"/>
            </w:tabs>
            <w:spacing w:after="100"/>
            <w:rPr>
              <w:ins w:id="359" w:author="NERGUI BATBAYAR" w:date="2026-10-25T11:51:00Z"/>
              <w:rPrChange w:id="360" w:author="NERGUI BATBAYAR" w:date="2026-10-25T11:51:00Z">
                <w:rPr>
                  <w:ins w:id="361" w:author="NERGUI BATBAYAR" w:date="2026-10-25T11:51:00Z"/>
                  <w:sz w:val="24"/>
                  <w:szCs w:val="24"/>
                </w:rPr>
              </w:rPrChange>
            </w:rPr>
          </w:pPr>
          <w:ins w:id="362" w:author="NERGUI BATBAYAR" w:date="2026-10-25T11:51:00Z">
            <w:r>
              <w:rPr>
                <w:sz w:val="24"/>
                <w:szCs w:val="24"/>
              </w:rPr>
              <w:t>7. Data sources …………………………………………………………………………………………………………………….</w:t>
            </w:r>
          </w:ins>
        </w:p>
        <w:p w14:paraId="1EA49C1D" w14:textId="77777777" w:rsidR="00932268" w:rsidRDefault="00932268" w:rsidP="000C24F0">
          <w:pPr>
            <w:pStyle w:val="ListParagraph"/>
            <w:numPr>
              <w:ilvl w:val="1"/>
              <w:numId w:val="5"/>
            </w:numPr>
            <w:pBdr>
              <w:top w:val="nil"/>
              <w:left w:val="nil"/>
              <w:bottom w:val="nil"/>
              <w:right w:val="nil"/>
              <w:between w:val="nil"/>
            </w:pBdr>
            <w:tabs>
              <w:tab w:val="right" w:leader="dot" w:pos="9016"/>
            </w:tabs>
            <w:spacing w:after="100"/>
            <w:rPr>
              <w:ins w:id="363" w:author="NERGUI BATBAYAR" w:date="2026-10-25T11:53:00Z"/>
            </w:rPr>
          </w:pPr>
          <w:ins w:id="364" w:author="NERGUI BATBAYAR" w:date="2026-10-25T11:52:00Z">
            <w:r>
              <w:t xml:space="preserve">     7.1 </w:t>
            </w:r>
          </w:ins>
          <w:ins w:id="365" w:author="NERGUI BATBAYAR" w:date="2026-10-25T11:53:00Z">
            <w:r>
              <w:t>Preliminary quality check ……………………………………………………………………………………………………</w:t>
            </w:r>
            <w:proofErr w:type="gramStart"/>
            <w:r>
              <w:t>…..</w:t>
            </w:r>
            <w:proofErr w:type="gramEnd"/>
          </w:ins>
        </w:p>
        <w:p w14:paraId="17B3621A" w14:textId="77777777" w:rsidR="00932268" w:rsidRDefault="00932268" w:rsidP="000C24F0">
          <w:pPr>
            <w:pStyle w:val="ListParagraph"/>
            <w:numPr>
              <w:ilvl w:val="1"/>
              <w:numId w:val="5"/>
            </w:numPr>
            <w:pBdr>
              <w:top w:val="nil"/>
              <w:left w:val="nil"/>
              <w:bottom w:val="nil"/>
              <w:right w:val="nil"/>
              <w:between w:val="nil"/>
            </w:pBdr>
            <w:tabs>
              <w:tab w:val="right" w:leader="dot" w:pos="9016"/>
            </w:tabs>
            <w:spacing w:after="100"/>
            <w:rPr>
              <w:ins w:id="366" w:author="NERGUI BATBAYAR" w:date="2026-10-25T11:55:00Z"/>
            </w:rPr>
          </w:pPr>
          <w:ins w:id="367" w:author="NERGUI BATBAYAR" w:date="2026-10-25T11:53:00Z">
            <w:r>
              <w:t xml:space="preserve">     7.2 Suitability fo</w:t>
            </w:r>
          </w:ins>
          <w:ins w:id="368" w:author="NERGUI BATBAYAR" w:date="2026-10-25T11:54:00Z">
            <w:r>
              <w:t>r further use ……………………………………………………………………………………………………</w:t>
            </w:r>
            <w:proofErr w:type="gramStart"/>
            <w:r>
              <w:t>…..</w:t>
            </w:r>
          </w:ins>
          <w:proofErr w:type="gramEnd"/>
        </w:p>
        <w:p w14:paraId="1C2E725E" w14:textId="7569DDB7" w:rsidR="008461A7" w:rsidRDefault="00932268" w:rsidP="008461A7">
          <w:pPr>
            <w:pStyle w:val="ListParagraph"/>
            <w:numPr>
              <w:ilvl w:val="1"/>
              <w:numId w:val="5"/>
            </w:numPr>
            <w:pBdr>
              <w:top w:val="nil"/>
              <w:left w:val="nil"/>
              <w:bottom w:val="nil"/>
              <w:right w:val="nil"/>
              <w:between w:val="nil"/>
            </w:pBdr>
            <w:tabs>
              <w:tab w:val="right" w:leader="dot" w:pos="9016"/>
            </w:tabs>
            <w:spacing w:after="100"/>
            <w:rPr>
              <w:ins w:id="369" w:author="NERGUI BATBAYAR" w:date="2026-10-25T11:57:00Z"/>
            </w:rPr>
          </w:pPr>
          <w:ins w:id="370" w:author="NERGUI BATBAYAR" w:date="2026-10-25T11:55:00Z">
            <w:r>
              <w:t>8. Ex</w:t>
            </w:r>
          </w:ins>
          <w:ins w:id="371" w:author="NERGUI BATBAYAR" w:date="2026-10-25T11:56:00Z">
            <w:r>
              <w:t xml:space="preserve">pected </w:t>
            </w:r>
            <w:r w:rsidR="008461A7">
              <w:t>……………………………………………………………………………………………………………………</w:t>
            </w:r>
          </w:ins>
          <w:ins w:id="372" w:author="NERGUI BATBAYAR" w:date="2026-10-25T11:57:00Z">
            <w:r w:rsidR="008461A7">
              <w:t>.</w:t>
            </w:r>
          </w:ins>
          <w:ins w:id="373" w:author="NERGUI BATBAYAR" w:date="2026-10-25T11:56:00Z">
            <w:r w:rsidR="008461A7">
              <w:t>……………</w:t>
            </w:r>
            <w:proofErr w:type="gramStart"/>
            <w:r w:rsidR="008461A7">
              <w:t>…..</w:t>
            </w:r>
          </w:ins>
          <w:proofErr w:type="gramEnd"/>
        </w:p>
        <w:p w14:paraId="1040A1AE" w14:textId="5E9B8DA8" w:rsidR="008461A7" w:rsidRDefault="008461A7" w:rsidP="008461A7">
          <w:pPr>
            <w:pStyle w:val="ListParagraph"/>
            <w:numPr>
              <w:ilvl w:val="1"/>
              <w:numId w:val="5"/>
            </w:numPr>
            <w:pBdr>
              <w:top w:val="nil"/>
              <w:left w:val="nil"/>
              <w:bottom w:val="nil"/>
              <w:right w:val="nil"/>
              <w:between w:val="nil"/>
            </w:pBdr>
            <w:tabs>
              <w:tab w:val="right" w:leader="dot" w:pos="9016"/>
            </w:tabs>
            <w:spacing w:after="100"/>
            <w:rPr>
              <w:ins w:id="374" w:author="NERGUI BATBAYAR" w:date="2026-10-25T11:57:00Z"/>
            </w:rPr>
          </w:pPr>
          <w:ins w:id="375" w:author="NERGUI BATBAYAR" w:date="2026-10-25T11:57:00Z">
            <w:r>
              <w:t>9. Project timeline …………………………………………………………………………………………………………………………</w:t>
            </w:r>
          </w:ins>
        </w:p>
        <w:p w14:paraId="378861F1" w14:textId="396E9550" w:rsidR="008461A7" w:rsidRDefault="008461A7" w:rsidP="008461A7">
          <w:pPr>
            <w:pStyle w:val="ListParagraph"/>
            <w:numPr>
              <w:ilvl w:val="1"/>
              <w:numId w:val="5"/>
            </w:numPr>
            <w:pBdr>
              <w:top w:val="nil"/>
              <w:left w:val="nil"/>
              <w:bottom w:val="nil"/>
              <w:right w:val="nil"/>
              <w:between w:val="nil"/>
            </w:pBdr>
            <w:tabs>
              <w:tab w:val="right" w:leader="dot" w:pos="9016"/>
            </w:tabs>
            <w:spacing w:after="100"/>
            <w:rPr>
              <w:ins w:id="376" w:author="NERGUI BATBAYAR" w:date="2026-10-25T11:59:00Z"/>
            </w:rPr>
          </w:pPr>
          <w:ins w:id="377" w:author="NERGUI BATBAYAR" w:date="2026-10-25T11:57:00Z">
            <w:r>
              <w:t xml:space="preserve">10. </w:t>
            </w:r>
          </w:ins>
          <w:ins w:id="378" w:author="NERGUI BATBAYAR" w:date="2026-10-25T11:58:00Z">
            <w:r w:rsidR="00656EC7">
              <w:t xml:space="preserve">Ethical and legal </w:t>
            </w:r>
          </w:ins>
          <w:ins w:id="379" w:author="NERGUI BATBAYAR" w:date="2026-10-25T11:59:00Z">
            <w:r w:rsidR="00656EC7">
              <w:t>consideration ……………………………………………………………………………………………</w:t>
            </w:r>
            <w:proofErr w:type="gramStart"/>
            <w:r w:rsidR="00656EC7">
              <w:t>…..</w:t>
            </w:r>
            <w:proofErr w:type="gramEnd"/>
          </w:ins>
        </w:p>
        <w:p w14:paraId="365DA08E" w14:textId="37487B0D" w:rsidR="00656EC7" w:rsidRDefault="00656EC7" w:rsidP="008461A7">
          <w:pPr>
            <w:pStyle w:val="ListParagraph"/>
            <w:numPr>
              <w:ilvl w:val="1"/>
              <w:numId w:val="5"/>
            </w:numPr>
            <w:pBdr>
              <w:top w:val="nil"/>
              <w:left w:val="nil"/>
              <w:bottom w:val="nil"/>
              <w:right w:val="nil"/>
              <w:between w:val="nil"/>
            </w:pBdr>
            <w:tabs>
              <w:tab w:val="right" w:leader="dot" w:pos="9016"/>
            </w:tabs>
            <w:spacing w:after="100"/>
            <w:rPr>
              <w:ins w:id="380" w:author="NERGUI BATBAYAR" w:date="2026-10-25T12:00:00Z"/>
            </w:rPr>
          </w:pPr>
          <w:ins w:id="381" w:author="NERGUI BATBAYAR" w:date="2026-10-25T11:59:00Z">
            <w:r>
              <w:t>11. References …………………………………………………………</w:t>
            </w:r>
          </w:ins>
          <w:ins w:id="382" w:author="NERGUI BATBAYAR" w:date="2026-10-25T12:00:00Z">
            <w:r>
              <w:t>………………………………………………………………….</w:t>
            </w:r>
          </w:ins>
        </w:p>
        <w:p w14:paraId="6D024F20" w14:textId="02C66C9C" w:rsidR="00656EC7" w:rsidRDefault="00656EC7" w:rsidP="008461A7">
          <w:pPr>
            <w:pStyle w:val="ListParagraph"/>
            <w:numPr>
              <w:ilvl w:val="1"/>
              <w:numId w:val="5"/>
            </w:numPr>
            <w:pBdr>
              <w:top w:val="nil"/>
              <w:left w:val="nil"/>
              <w:bottom w:val="nil"/>
              <w:right w:val="nil"/>
              <w:between w:val="nil"/>
            </w:pBdr>
            <w:tabs>
              <w:tab w:val="right" w:leader="dot" w:pos="9016"/>
            </w:tabs>
            <w:spacing w:after="100"/>
            <w:rPr>
              <w:ins w:id="383" w:author="NERGUI BATBAYAR" w:date="2026-10-25T12:01:00Z"/>
            </w:rPr>
          </w:pPr>
          <w:ins w:id="384" w:author="NERGUI BATBAYAR" w:date="2026-10-25T12:00:00Z">
            <w:r>
              <w:t>12</w:t>
            </w:r>
          </w:ins>
          <w:ins w:id="385" w:author="NERGUI BATBAYAR" w:date="2026-10-25T12:02:00Z">
            <w:r>
              <w:t>.</w:t>
            </w:r>
          </w:ins>
          <w:ins w:id="386" w:author="NERGUI BATBAYAR" w:date="2026-10-25T12:00:00Z">
            <w:r>
              <w:t xml:space="preserve"> Appendix </w:t>
            </w:r>
          </w:ins>
          <w:ins w:id="387" w:author="NERGUI BATBAYAR" w:date="2026-10-25T12:02:00Z">
            <w:r>
              <w:t>………………………………………………………………………………………………………………………………</w:t>
            </w:r>
          </w:ins>
        </w:p>
        <w:p w14:paraId="7EC99A2E" w14:textId="5BB34BF0" w:rsidR="00656EC7" w:rsidRDefault="00656EC7" w:rsidP="008461A7">
          <w:pPr>
            <w:pStyle w:val="ListParagraph"/>
            <w:numPr>
              <w:ilvl w:val="1"/>
              <w:numId w:val="5"/>
            </w:numPr>
            <w:pBdr>
              <w:top w:val="nil"/>
              <w:left w:val="nil"/>
              <w:bottom w:val="nil"/>
              <w:right w:val="nil"/>
              <w:between w:val="nil"/>
            </w:pBdr>
            <w:tabs>
              <w:tab w:val="right" w:leader="dot" w:pos="9016"/>
            </w:tabs>
            <w:spacing w:after="100"/>
            <w:rPr>
              <w:ins w:id="388" w:author="NERGUI BATBAYAR" w:date="2026-10-25T12:00:00Z"/>
            </w:rPr>
          </w:pPr>
          <w:ins w:id="389" w:author="NERGUI BATBAYAR" w:date="2026-10-25T12:01:00Z">
            <w:r>
              <w:t xml:space="preserve">      </w:t>
            </w:r>
            <w:proofErr w:type="gramStart"/>
            <w:r>
              <w:t xml:space="preserve">12.1 </w:t>
            </w:r>
          </w:ins>
          <w:ins w:id="390" w:author="NERGUI BATBAYAR" w:date="2026-10-25T12:00:00Z">
            <w:r>
              <w:t xml:space="preserve"> AI</w:t>
            </w:r>
            <w:proofErr w:type="gramEnd"/>
            <w:r>
              <w:t xml:space="preserve"> use record ……………………………………………………………………………………………………………</w:t>
            </w:r>
          </w:ins>
        </w:p>
        <w:p w14:paraId="3879497C" w14:textId="64FD2DA1" w:rsidR="00656EC7" w:rsidRDefault="00656EC7" w:rsidP="008461A7">
          <w:pPr>
            <w:pStyle w:val="ListParagraph"/>
            <w:numPr>
              <w:ilvl w:val="1"/>
              <w:numId w:val="5"/>
            </w:numPr>
            <w:pBdr>
              <w:top w:val="nil"/>
              <w:left w:val="nil"/>
              <w:bottom w:val="nil"/>
              <w:right w:val="nil"/>
              <w:between w:val="nil"/>
            </w:pBdr>
            <w:tabs>
              <w:tab w:val="right" w:leader="dot" w:pos="9016"/>
            </w:tabs>
            <w:spacing w:after="100"/>
            <w:rPr>
              <w:ins w:id="391" w:author="NERGUI BATBAYAR" w:date="2026-10-25T11:56:00Z"/>
            </w:rPr>
          </w:pPr>
          <w:ins w:id="392" w:author="NERGUI BATBAYAR" w:date="2026-10-25T12:02:00Z">
            <w:r>
              <w:t xml:space="preserve">      </w:t>
            </w:r>
          </w:ins>
          <w:ins w:id="393" w:author="NERGUI BATBAYAR" w:date="2026-10-25T12:00:00Z">
            <w:r>
              <w:t>1</w:t>
            </w:r>
          </w:ins>
          <w:ins w:id="394" w:author="NERGUI BATBAYAR" w:date="2026-10-25T12:01:00Z">
            <w:r>
              <w:t>2.2</w:t>
            </w:r>
          </w:ins>
          <w:ins w:id="395" w:author="NERGUI BATBAYAR" w:date="2026-10-25T12:00:00Z">
            <w:r>
              <w:t xml:space="preserve"> </w:t>
            </w:r>
          </w:ins>
          <w:ins w:id="396" w:author="NERGUI BATBAYAR" w:date="2026-10-25T12:01:00Z">
            <w:r>
              <w:t xml:space="preserve"> </w:t>
            </w:r>
          </w:ins>
        </w:p>
        <w:p w14:paraId="529F26E3" w14:textId="77777777" w:rsidR="008461A7" w:rsidRDefault="008461A7" w:rsidP="008461A7">
          <w:pPr>
            <w:pStyle w:val="ListParagraph"/>
            <w:numPr>
              <w:ilvl w:val="1"/>
              <w:numId w:val="5"/>
            </w:numPr>
            <w:pBdr>
              <w:top w:val="nil"/>
              <w:left w:val="nil"/>
              <w:bottom w:val="nil"/>
              <w:right w:val="nil"/>
              <w:between w:val="nil"/>
            </w:pBdr>
            <w:tabs>
              <w:tab w:val="right" w:leader="dot" w:pos="9016"/>
            </w:tabs>
            <w:spacing w:after="100"/>
            <w:rPr>
              <w:ins w:id="397" w:author="NERGUI BATBAYAR" w:date="2026-10-25T11:56:00Z"/>
            </w:rPr>
          </w:pPr>
        </w:p>
        <w:p w14:paraId="51630EDE" w14:textId="66C484FB" w:rsidR="0051184F" w:rsidDel="008461A7" w:rsidRDefault="00000000">
          <w:pPr>
            <w:pStyle w:val="ListParagraph"/>
            <w:numPr>
              <w:ilvl w:val="1"/>
              <w:numId w:val="5"/>
            </w:numPr>
            <w:pBdr>
              <w:top w:val="nil"/>
              <w:left w:val="nil"/>
              <w:bottom w:val="nil"/>
              <w:right w:val="nil"/>
              <w:between w:val="nil"/>
            </w:pBdr>
            <w:tabs>
              <w:tab w:val="right" w:leader="dot" w:pos="9016"/>
            </w:tabs>
            <w:spacing w:after="100"/>
            <w:rPr>
              <w:del w:id="398" w:author="NERGUI BATBAYAR" w:date="2026-10-25T11:56:00Z"/>
            </w:rPr>
            <w:pPrChange w:id="399" w:author="NERGUI BATBAYAR" w:date="2026-10-25T11:42:00Z">
              <w:pPr/>
            </w:pPrChange>
          </w:pPr>
        </w:p>
      </w:sdtContent>
    </w:sdt>
    <w:p w14:paraId="603E4E1C" w14:textId="77777777" w:rsidR="0051184F" w:rsidRDefault="0051184F">
      <w:pPr>
        <w:pStyle w:val="ListParagraph"/>
        <w:numPr>
          <w:ilvl w:val="1"/>
          <w:numId w:val="5"/>
        </w:numPr>
        <w:pBdr>
          <w:top w:val="nil"/>
          <w:left w:val="nil"/>
          <w:bottom w:val="nil"/>
          <w:right w:val="nil"/>
          <w:between w:val="nil"/>
        </w:pBdr>
        <w:tabs>
          <w:tab w:val="right" w:leader="dot" w:pos="9016"/>
        </w:tabs>
        <w:spacing w:after="100"/>
        <w:pPrChange w:id="400" w:author="NERGUI BATBAYAR" w:date="2026-10-25T11:56:00Z">
          <w:pPr/>
        </w:pPrChange>
      </w:pPr>
    </w:p>
    <w:p w14:paraId="514784DA" w14:textId="0E29B79E" w:rsidR="0051184F" w:rsidRDefault="00E73B14">
      <w:pPr>
        <w:rPr>
          <w:color w:val="FF0000"/>
        </w:rPr>
      </w:pPr>
      <w:del w:id="401" w:author="NERGUI BATBAYAR" w:date="2026-10-25T11:42:00Z">
        <w:r w:rsidDel="000C24F0">
          <w:rPr>
            <w:color w:val="FF0000"/>
          </w:rPr>
          <w:delText>[NOTE: The table of contents above has been included for your convenience. To refresh the table, simply click on it, then select 'Update Table' using the mouse. You can choose to update either the page numbers exclusively or the entire table as needed.]</w:delText>
        </w:r>
      </w:del>
    </w:p>
    <w:p w14:paraId="3FC082A0" w14:textId="77777777" w:rsidR="0051184F" w:rsidRDefault="0051184F"/>
    <w:p w14:paraId="57600F63" w14:textId="77777777" w:rsidR="0051184F" w:rsidRDefault="0051184F"/>
    <w:p w14:paraId="1B3B2BF3" w14:textId="77777777" w:rsidR="0051184F" w:rsidRDefault="0051184F">
      <w:pPr>
        <w:sectPr w:rsidR="0051184F">
          <w:footerReference w:type="default" r:id="rId14"/>
          <w:pgSz w:w="11906" w:h="16838"/>
          <w:pgMar w:top="1440" w:right="1440" w:bottom="1440" w:left="1440" w:header="708" w:footer="708" w:gutter="0"/>
          <w:cols w:space="720"/>
        </w:sectPr>
      </w:pPr>
    </w:p>
    <w:p w14:paraId="40EFC4C7" w14:textId="161DC985" w:rsidR="00FC2013" w:rsidRPr="00DA0120" w:rsidRDefault="00BF1EC4" w:rsidP="00BF1EC4">
      <w:pPr>
        <w:pStyle w:val="Heading3"/>
        <w:rPr>
          <w:ins w:id="402" w:author="NERGUI BATBAYAR" w:date="2026-10-23T20:41:00Z"/>
          <w:rFonts w:cs="Calibri"/>
          <w:b/>
          <w:bCs/>
          <w:rPrChange w:id="403" w:author="NERGUI BATBAYAR" w:date="2026-10-24T12:17:00Z">
            <w:rPr>
              <w:ins w:id="404" w:author="NERGUI BATBAYAR" w:date="2026-10-23T20:41:00Z"/>
            </w:rPr>
          </w:rPrChange>
        </w:rPr>
      </w:pPr>
      <w:bookmarkStart w:id="405" w:name="_heading=h.gjdgxs" w:colFirst="0" w:colLast="0"/>
      <w:bookmarkEnd w:id="405"/>
      <w:ins w:id="406" w:author="NERGUI BATBAYAR" w:date="2026-10-23T20:42:00Z">
        <w:r w:rsidRPr="00DA0120">
          <w:rPr>
            <w:rFonts w:cs="Calibri"/>
            <w:b/>
            <w:bCs/>
            <w:rPrChange w:id="407" w:author="NERGUI BATBAYAR" w:date="2026-10-24T12:17:00Z">
              <w:rPr/>
            </w:rPrChange>
          </w:rPr>
          <w:lastRenderedPageBreak/>
          <w:t xml:space="preserve">1 </w:t>
        </w:r>
      </w:ins>
      <w:ins w:id="408" w:author="NERGUI BATBAYAR" w:date="2026-10-23T20:27:00Z">
        <w:r w:rsidR="00FC2013" w:rsidRPr="00DA0120">
          <w:rPr>
            <w:rFonts w:cs="Calibri"/>
            <w:b/>
            <w:bCs/>
            <w:rPrChange w:id="409" w:author="NERGUI BATBAYAR" w:date="2026-10-24T12:17:00Z">
              <w:rPr/>
            </w:rPrChange>
          </w:rPr>
          <w:t>Project title</w:t>
        </w:r>
      </w:ins>
    </w:p>
    <w:p w14:paraId="7DC8BA26" w14:textId="3AEAB23C" w:rsidR="00BF1EC4" w:rsidRPr="00DA0120" w:rsidRDefault="00BF1EC4">
      <w:pPr>
        <w:rPr>
          <w:ins w:id="410" w:author="NERGUI BATBAYAR" w:date="2026-10-23T20:28:00Z"/>
          <w:b/>
          <w:bCs/>
          <w:sz w:val="24"/>
          <w:szCs w:val="24"/>
          <w:rPrChange w:id="411" w:author="NERGUI BATBAYAR" w:date="2026-10-24T12:17:00Z">
            <w:rPr>
              <w:ins w:id="412" w:author="NERGUI BATBAYAR" w:date="2026-10-23T20:28:00Z"/>
            </w:rPr>
          </w:rPrChange>
        </w:rPr>
        <w:pPrChange w:id="413" w:author="NERGUI BATBAYAR" w:date="2026-10-23T20:41:00Z">
          <w:pPr>
            <w:pStyle w:val="Heading1"/>
            <w:numPr>
              <w:numId w:val="0"/>
            </w:numPr>
          </w:pPr>
        </w:pPrChange>
      </w:pPr>
      <w:ins w:id="414" w:author="NERGUI BATBAYAR" w:date="2026-10-23T20:42:00Z">
        <w:r w:rsidRPr="00DA0120">
          <w:rPr>
            <w:sz w:val="24"/>
            <w:szCs w:val="24"/>
            <w:rPrChange w:id="415" w:author="NERGUI BATBAYAR" w:date="2026-10-24T12:17:00Z">
              <w:rPr/>
            </w:rPrChange>
          </w:rPr>
          <w:t>Restaurant Customer Demand Forecas</w:t>
        </w:r>
      </w:ins>
      <w:ins w:id="416" w:author="NERGUI BATBAYAR" w:date="2026-10-24T03:12:00Z">
        <w:r w:rsidR="005C56DE" w:rsidRPr="00DA0120">
          <w:rPr>
            <w:sz w:val="24"/>
            <w:szCs w:val="24"/>
            <w:rPrChange w:id="417" w:author="NERGUI BATBAYAR" w:date="2026-10-24T12:17:00Z">
              <w:rPr>
                <w:rFonts w:ascii="Times New Roman" w:hAnsi="Times New Roman" w:cs="Times New Roman"/>
                <w:sz w:val="24"/>
                <w:szCs w:val="24"/>
              </w:rPr>
            </w:rPrChange>
          </w:rPr>
          <w:t>t</w:t>
        </w:r>
      </w:ins>
      <w:ins w:id="418" w:author="NERGUI BATBAYAR" w:date="2026-10-23T20:42:00Z">
        <w:r w:rsidRPr="00DA0120">
          <w:rPr>
            <w:sz w:val="24"/>
            <w:szCs w:val="24"/>
            <w:rPrChange w:id="419" w:author="NERGUI BATBAYAR" w:date="2026-10-24T12:17:00Z">
              <w:rPr/>
            </w:rPrChange>
          </w:rPr>
          <w:t xml:space="preserve">ing </w:t>
        </w:r>
      </w:ins>
      <w:ins w:id="420" w:author="NERGUI BATBAYAR" w:date="2026-10-23T20:43:00Z">
        <w:r w:rsidR="00990371" w:rsidRPr="00DA0120">
          <w:rPr>
            <w:sz w:val="24"/>
            <w:szCs w:val="24"/>
            <w:rPrChange w:id="421" w:author="NERGUI BATBAYAR" w:date="2026-10-24T12:17:00Z">
              <w:rPr/>
            </w:rPrChange>
          </w:rPr>
          <w:t xml:space="preserve">to </w:t>
        </w:r>
      </w:ins>
      <w:ins w:id="422" w:author="NERGUI BATBAYAR" w:date="2026-10-23T20:42:00Z">
        <w:r w:rsidRPr="00DA0120">
          <w:rPr>
            <w:sz w:val="24"/>
            <w:szCs w:val="24"/>
            <w:rPrChange w:id="423" w:author="NERGUI BATBAYAR" w:date="2026-10-24T12:17:00Z">
              <w:rPr/>
            </w:rPrChange>
          </w:rPr>
          <w:t>Support Staffing and Food Preparation</w:t>
        </w:r>
      </w:ins>
    </w:p>
    <w:p w14:paraId="4811BABB" w14:textId="54361521" w:rsidR="0051184F" w:rsidRPr="00DA0120" w:rsidDel="00BF1EC4" w:rsidRDefault="00BF1EC4">
      <w:pPr>
        <w:pStyle w:val="Heading1"/>
        <w:numPr>
          <w:ilvl w:val="0"/>
          <w:numId w:val="0"/>
        </w:numPr>
        <w:rPr>
          <w:del w:id="424" w:author="NERGUI BATBAYAR" w:date="2026-10-23T20:27:00Z"/>
          <w:rFonts w:cs="Calibri"/>
          <w:sz w:val="28"/>
          <w:szCs w:val="28"/>
          <w:rPrChange w:id="425" w:author="NERGUI BATBAYAR" w:date="2026-10-24T12:17:00Z">
            <w:rPr>
              <w:del w:id="426" w:author="NERGUI BATBAYAR" w:date="2026-10-23T20:27:00Z"/>
            </w:rPr>
          </w:rPrChange>
        </w:rPr>
        <w:pPrChange w:id="427" w:author="NERGUI BATBAYAR" w:date="2026-10-23T20:42:00Z">
          <w:pPr>
            <w:pStyle w:val="Heading1"/>
            <w:numPr>
              <w:numId w:val="0"/>
            </w:numPr>
            <w:spacing w:before="0"/>
          </w:pPr>
        </w:pPrChange>
      </w:pPr>
      <w:ins w:id="428" w:author="NERGUI BATBAYAR" w:date="2026-10-23T20:42:00Z">
        <w:r w:rsidRPr="00DA0120">
          <w:rPr>
            <w:rFonts w:cs="Calibri"/>
            <w:b/>
            <w:bCs/>
            <w:sz w:val="28"/>
            <w:szCs w:val="28"/>
            <w:rPrChange w:id="429" w:author="NERGUI BATBAYAR" w:date="2026-10-24T12:17:00Z">
              <w:rPr/>
            </w:rPrChange>
          </w:rPr>
          <w:t>2</w:t>
        </w:r>
      </w:ins>
      <w:ins w:id="430" w:author="NERGUI BATBAYAR" w:date="2026-10-23T20:39:00Z">
        <w:r w:rsidRPr="00DA0120">
          <w:rPr>
            <w:rFonts w:cs="Calibri"/>
            <w:b/>
            <w:bCs/>
            <w:sz w:val="28"/>
            <w:szCs w:val="28"/>
            <w:rPrChange w:id="431" w:author="NERGUI BATBAYAR" w:date="2026-10-24T12:17:00Z">
              <w:rPr/>
            </w:rPrChange>
          </w:rPr>
          <w:t xml:space="preserve"> Introduction </w:t>
        </w:r>
      </w:ins>
      <w:del w:id="432" w:author="NERGUI BATBAYAR" w:date="2026-10-23T20:27:00Z">
        <w:r w:rsidR="00E73B14" w:rsidRPr="00DA0120" w:rsidDel="00FC2013">
          <w:rPr>
            <w:rFonts w:cs="Calibri"/>
            <w:sz w:val="28"/>
            <w:szCs w:val="28"/>
            <w:rPrChange w:id="433" w:author="NERGUI BATBAYAR" w:date="2026-10-24T12:17:00Z">
              <w:rPr/>
            </w:rPrChange>
          </w:rPr>
          <w:delText>Introduction</w:delText>
        </w:r>
      </w:del>
    </w:p>
    <w:p w14:paraId="28D3D415" w14:textId="77777777" w:rsidR="00BF1EC4" w:rsidRPr="00DA0120" w:rsidRDefault="00BF1EC4">
      <w:pPr>
        <w:pStyle w:val="Heading1"/>
        <w:numPr>
          <w:ilvl w:val="0"/>
          <w:numId w:val="0"/>
        </w:numPr>
        <w:rPr>
          <w:ins w:id="434" w:author="NERGUI BATBAYAR" w:date="2026-10-23T20:39:00Z"/>
          <w:sz w:val="24"/>
          <w:szCs w:val="24"/>
          <w:rPrChange w:id="435" w:author="NERGUI BATBAYAR" w:date="2026-10-24T12:17:00Z">
            <w:rPr>
              <w:ins w:id="436" w:author="NERGUI BATBAYAR" w:date="2026-10-23T20:39:00Z"/>
            </w:rPr>
          </w:rPrChange>
        </w:rPr>
        <w:pPrChange w:id="437" w:author="NERGUI BATBAYAR" w:date="2026-10-23T20:42:00Z">
          <w:pPr/>
        </w:pPrChange>
      </w:pPr>
    </w:p>
    <w:p w14:paraId="4D3B281C" w14:textId="77777777" w:rsidR="00BE24ED" w:rsidRPr="00DA0120" w:rsidRDefault="007F59E8" w:rsidP="0014787C">
      <w:pPr>
        <w:jc w:val="both"/>
        <w:rPr>
          <w:ins w:id="438" w:author="NERGUI BATBAYAR" w:date="2026-10-24T02:46:00Z"/>
          <w:sz w:val="24"/>
          <w:szCs w:val="24"/>
          <w:shd w:val="clear" w:color="auto" w:fill="FFFFFF"/>
          <w:rPrChange w:id="439" w:author="NERGUI BATBAYAR" w:date="2026-10-24T12:17:00Z">
            <w:rPr>
              <w:ins w:id="440" w:author="NERGUI BATBAYAR" w:date="2026-10-24T02:46:00Z"/>
              <w:rFonts w:ascii="Times New Roman" w:hAnsi="Times New Roman" w:cs="Times New Roman"/>
              <w:sz w:val="24"/>
              <w:szCs w:val="24"/>
              <w:shd w:val="clear" w:color="auto" w:fill="FFFFFF"/>
            </w:rPr>
          </w:rPrChange>
        </w:rPr>
      </w:pPr>
      <w:ins w:id="441" w:author="NERGUI BATBAYAR" w:date="2026-10-23T21:03:00Z">
        <w:r w:rsidRPr="00DA0120">
          <w:rPr>
            <w:sz w:val="24"/>
            <w:szCs w:val="24"/>
            <w:shd w:val="clear" w:color="auto" w:fill="FFFFFF"/>
            <w:rPrChange w:id="442" w:author="NERGUI BATBAYAR" w:date="2026-10-24T12:17:00Z">
              <w:rPr>
                <w:rFonts w:ascii="Segoe UI Historic" w:hAnsi="Segoe UI Historic" w:cs="Segoe UI Historic"/>
                <w:color w:val="FFFFFF"/>
                <w:sz w:val="23"/>
                <w:szCs w:val="23"/>
                <w:shd w:val="clear" w:color="auto" w:fill="FFFFFF"/>
              </w:rPr>
            </w:rPrChange>
          </w:rPr>
          <w:t>Daily fluctuations in restaurant customer demand require effective planning of staffing levels and food preparation.</w:t>
        </w:r>
      </w:ins>
      <w:ins w:id="443" w:author="NERGUI BATBAYAR" w:date="2026-10-24T02:42:00Z">
        <w:r w:rsidR="00440AEE" w:rsidRPr="00DA0120">
          <w:rPr>
            <w:sz w:val="24"/>
            <w:szCs w:val="24"/>
            <w:shd w:val="clear" w:color="auto" w:fill="FFFFFF"/>
            <w:rPrChange w:id="444" w:author="NERGUI BATBAYAR" w:date="2026-10-24T12:17:00Z">
              <w:rPr>
                <w:rFonts w:ascii="Times New Roman" w:hAnsi="Times New Roman" w:cs="Times New Roman"/>
                <w:sz w:val="24"/>
                <w:szCs w:val="24"/>
                <w:shd w:val="clear" w:color="auto" w:fill="FFFFFF"/>
              </w:rPr>
            </w:rPrChange>
          </w:rPr>
          <w:t xml:space="preserve"> </w:t>
        </w:r>
      </w:ins>
      <w:ins w:id="445" w:author="NERGUI BATBAYAR" w:date="2026-10-24T02:45:00Z">
        <w:r w:rsidR="00BE24ED" w:rsidRPr="00DA0120">
          <w:rPr>
            <w:sz w:val="24"/>
            <w:szCs w:val="24"/>
            <w:shd w:val="clear" w:color="auto" w:fill="FFFFFF"/>
            <w:rPrChange w:id="446" w:author="NERGUI BATBAYAR" w:date="2026-10-24T12:17:00Z">
              <w:rPr>
                <w:rFonts w:ascii="Segoe UI Historic" w:hAnsi="Segoe UI Historic" w:cs="Segoe UI Historic"/>
                <w:color w:val="FFFFFF"/>
                <w:sz w:val="23"/>
                <w:szCs w:val="23"/>
                <w:shd w:val="clear" w:color="auto" w:fill="FFFFFF"/>
              </w:rPr>
            </w:rPrChange>
          </w:rPr>
          <w:t>Overestimating demand may lead to excess food preparation, while underestimating demand may increase staff workload and delay service. Tanizaki et al. (2019, p.679) investigated customer demand forecasting to support staff scheduling and food-material ordering. They also reported improved forecasting performance when predicted walk-in customer numbers were combined with reservation numbers (Tanizaki et al., 2019, p.682).</w:t>
        </w:r>
      </w:ins>
    </w:p>
    <w:p w14:paraId="7F49C23A" w14:textId="5DF35C74" w:rsidR="00BF1EC4" w:rsidRPr="00DA0120" w:rsidRDefault="0014787C">
      <w:pPr>
        <w:jc w:val="both"/>
        <w:rPr>
          <w:ins w:id="447" w:author="NERGUI BATBAYAR" w:date="2026-10-23T20:39:00Z"/>
          <w:sz w:val="24"/>
          <w:szCs w:val="24"/>
          <w:rPrChange w:id="448" w:author="NERGUI BATBAYAR" w:date="2026-10-24T12:17:00Z">
            <w:rPr>
              <w:ins w:id="449" w:author="NERGUI BATBAYAR" w:date="2026-10-23T20:39:00Z"/>
            </w:rPr>
          </w:rPrChange>
        </w:rPr>
        <w:pPrChange w:id="450" w:author="NERGUI BATBAYAR" w:date="2026-10-23T21:11:00Z">
          <w:pPr>
            <w:pStyle w:val="Heading1"/>
            <w:spacing w:after="0"/>
          </w:pPr>
        </w:pPrChange>
      </w:pPr>
      <w:ins w:id="451" w:author="NERGUI BATBAYAR" w:date="2026-10-23T21:10:00Z">
        <w:r w:rsidRPr="00DA0120">
          <w:rPr>
            <w:sz w:val="24"/>
            <w:szCs w:val="24"/>
            <w:shd w:val="clear" w:color="auto" w:fill="FFFFFF"/>
            <w:rPrChange w:id="452" w:author="NERGUI BATBAYAR" w:date="2026-10-24T12:17:00Z">
              <w:rPr>
                <w:rFonts w:ascii="Segoe UI Historic" w:hAnsi="Segoe UI Historic" w:cs="Segoe UI Historic"/>
                <w:color w:val="FFFFFF"/>
                <w:sz w:val="23"/>
                <w:szCs w:val="23"/>
                <w:shd w:val="clear" w:color="auto" w:fill="FFFFFF"/>
              </w:rPr>
            </w:rPrChange>
          </w:rPr>
          <w:t xml:space="preserve">This project will use historical data from Japanese restaurants to </w:t>
        </w:r>
      </w:ins>
      <w:ins w:id="453" w:author="NERGUI BATBAYAR" w:date="2026-10-24T02:47:00Z">
        <w:r w:rsidR="00BE24ED" w:rsidRPr="00DA0120">
          <w:rPr>
            <w:sz w:val="24"/>
            <w:szCs w:val="24"/>
            <w:shd w:val="clear" w:color="auto" w:fill="FFFFFF"/>
            <w:rPrChange w:id="454" w:author="NERGUI BATBAYAR" w:date="2026-10-24T12:17:00Z">
              <w:rPr>
                <w:rFonts w:ascii="Times New Roman" w:hAnsi="Times New Roman" w:cs="Times New Roman"/>
                <w:sz w:val="24"/>
                <w:szCs w:val="24"/>
                <w:shd w:val="clear" w:color="auto" w:fill="FFFFFF"/>
              </w:rPr>
            </w:rPrChange>
          </w:rPr>
          <w:t xml:space="preserve">predict </w:t>
        </w:r>
      </w:ins>
      <w:ins w:id="455" w:author="NERGUI BATBAYAR" w:date="2026-10-23T21:10:00Z">
        <w:r w:rsidRPr="00DA0120">
          <w:rPr>
            <w:sz w:val="24"/>
            <w:szCs w:val="24"/>
            <w:shd w:val="clear" w:color="auto" w:fill="FFFFFF"/>
            <w:rPrChange w:id="456" w:author="NERGUI BATBAYAR" w:date="2026-10-24T12:17:00Z">
              <w:rPr>
                <w:rFonts w:ascii="Segoe UI Historic" w:hAnsi="Segoe UI Historic" w:cs="Segoe UI Historic"/>
                <w:color w:val="FFFFFF"/>
                <w:sz w:val="23"/>
                <w:szCs w:val="23"/>
                <w:shd w:val="clear" w:color="auto" w:fill="FFFFFF"/>
              </w:rPr>
            </w:rPrChange>
          </w:rPr>
          <w:t>daily customer numbers over the next seven days</w:t>
        </w:r>
      </w:ins>
      <w:ins w:id="457" w:author="NERGUI BATBAYAR" w:date="2026-10-24T02:48:00Z">
        <w:r w:rsidR="00BE24ED" w:rsidRPr="00DA0120">
          <w:rPr>
            <w:sz w:val="24"/>
            <w:szCs w:val="24"/>
            <w:shd w:val="clear" w:color="auto" w:fill="FFFFFF"/>
            <w:rPrChange w:id="458" w:author="NERGUI BATBAYAR" w:date="2026-10-24T12:17:00Z">
              <w:rPr>
                <w:rFonts w:ascii="Times New Roman" w:hAnsi="Times New Roman" w:cs="Times New Roman"/>
                <w:sz w:val="24"/>
                <w:szCs w:val="24"/>
                <w:shd w:val="clear" w:color="auto" w:fill="FFFFFF"/>
              </w:rPr>
            </w:rPrChange>
          </w:rPr>
          <w:t xml:space="preserve">, </w:t>
        </w:r>
      </w:ins>
      <w:ins w:id="459" w:author="NERGUI BATBAYAR" w:date="2026-10-24T02:49:00Z">
        <w:r w:rsidR="00BE24ED" w:rsidRPr="00DA0120">
          <w:rPr>
            <w:sz w:val="24"/>
            <w:szCs w:val="24"/>
            <w:shd w:val="clear" w:color="auto" w:fill="FFFFFF"/>
            <w:rPrChange w:id="460" w:author="NERGUI BATBAYAR" w:date="2026-10-24T12:17:00Z">
              <w:rPr>
                <w:rFonts w:ascii="Times New Roman" w:hAnsi="Times New Roman" w:cs="Times New Roman"/>
                <w:sz w:val="24"/>
                <w:szCs w:val="24"/>
                <w:shd w:val="clear" w:color="auto" w:fill="FFFFFF"/>
              </w:rPr>
            </w:rPrChange>
          </w:rPr>
          <w:t>providing information to support staffing and food preparation</w:t>
        </w:r>
      </w:ins>
      <w:ins w:id="461" w:author="NERGUI BATBAYAR" w:date="2026-10-24T02:50:00Z">
        <w:r w:rsidR="00BE24ED" w:rsidRPr="00DA0120">
          <w:rPr>
            <w:sz w:val="24"/>
            <w:szCs w:val="24"/>
            <w:shd w:val="clear" w:color="auto" w:fill="FFFFFF"/>
            <w:rPrChange w:id="462" w:author="NERGUI BATBAYAR" w:date="2026-10-24T12:17:00Z">
              <w:rPr>
                <w:rFonts w:ascii="Times New Roman" w:hAnsi="Times New Roman" w:cs="Times New Roman"/>
                <w:sz w:val="24"/>
                <w:szCs w:val="24"/>
                <w:shd w:val="clear" w:color="auto" w:fill="FFFFFF"/>
              </w:rPr>
            </w:rPrChange>
          </w:rPr>
          <w:t xml:space="preserve"> planning. </w:t>
        </w:r>
      </w:ins>
      <w:ins w:id="463" w:author="NERGUI BATBAYAR" w:date="2026-10-23T21:10:00Z">
        <w:r w:rsidRPr="00DA0120">
          <w:rPr>
            <w:sz w:val="24"/>
            <w:szCs w:val="24"/>
            <w:shd w:val="clear" w:color="auto" w:fill="FFFFFF"/>
            <w:rPrChange w:id="464" w:author="NERGUI BATBAYAR" w:date="2026-10-24T12:17:00Z">
              <w:rPr>
                <w:rFonts w:ascii="Segoe UI Historic" w:hAnsi="Segoe UI Historic" w:cs="Segoe UI Historic"/>
                <w:color w:val="FFFFFF"/>
                <w:sz w:val="23"/>
                <w:szCs w:val="23"/>
                <w:shd w:val="clear" w:color="auto" w:fill="FFFFFF"/>
              </w:rPr>
            </w:rPrChange>
          </w:rPr>
          <w:t>The selected data source is the Recruit Restaurant Visitor Forecasting dataset, which contains reservation and actual visitor records for forecasting future customer numbers (Recruit Holdings, 2017a).</w:t>
        </w:r>
      </w:ins>
    </w:p>
    <w:p w14:paraId="57873956" w14:textId="0F415ECE" w:rsidR="00BF1EC4" w:rsidRPr="00DA0120" w:rsidRDefault="0014787C" w:rsidP="00BF1EC4">
      <w:pPr>
        <w:pStyle w:val="Heading1"/>
        <w:numPr>
          <w:ilvl w:val="0"/>
          <w:numId w:val="0"/>
        </w:numPr>
        <w:spacing w:before="0"/>
        <w:rPr>
          <w:ins w:id="465" w:author="NERGUI BATBAYAR" w:date="2026-10-23T21:12:00Z"/>
          <w:rFonts w:cs="Calibri"/>
          <w:b/>
          <w:bCs/>
          <w:sz w:val="28"/>
          <w:szCs w:val="28"/>
          <w:rPrChange w:id="466" w:author="NERGUI BATBAYAR" w:date="2026-10-24T12:17:00Z">
            <w:rPr>
              <w:ins w:id="467" w:author="NERGUI BATBAYAR" w:date="2026-10-23T21:12:00Z"/>
              <w:rFonts w:ascii="Times New Roman" w:hAnsi="Times New Roman" w:cs="Times New Roman"/>
              <w:b/>
              <w:bCs/>
              <w:sz w:val="28"/>
              <w:szCs w:val="28"/>
            </w:rPr>
          </w:rPrChange>
        </w:rPr>
      </w:pPr>
      <w:bookmarkStart w:id="468" w:name="_heading=h.30j0zll" w:colFirst="0" w:colLast="0"/>
      <w:bookmarkEnd w:id="468"/>
      <w:ins w:id="469" w:author="NERGUI BATBAYAR" w:date="2026-10-23T21:11:00Z">
        <w:r w:rsidRPr="00DA0120">
          <w:rPr>
            <w:rFonts w:cs="Calibri"/>
            <w:b/>
            <w:bCs/>
            <w:sz w:val="28"/>
            <w:szCs w:val="28"/>
            <w:rPrChange w:id="470" w:author="NERGUI BATBAYAR" w:date="2026-10-24T12:17:00Z">
              <w:rPr>
                <w:rFonts w:ascii="Times New Roman" w:hAnsi="Times New Roman" w:cs="Times New Roman"/>
                <w:b/>
                <w:bCs/>
                <w:sz w:val="28"/>
                <w:szCs w:val="28"/>
              </w:rPr>
            </w:rPrChange>
          </w:rPr>
          <w:t xml:space="preserve">3 </w:t>
        </w:r>
      </w:ins>
      <w:ins w:id="471" w:author="NERGUI BATBAYAR" w:date="2026-10-23T21:12:00Z">
        <w:r w:rsidRPr="00DA0120">
          <w:rPr>
            <w:rFonts w:cs="Calibri"/>
            <w:b/>
            <w:bCs/>
            <w:sz w:val="28"/>
            <w:szCs w:val="28"/>
            <w:rPrChange w:id="472" w:author="NERGUI BATBAYAR" w:date="2026-10-24T12:17:00Z">
              <w:rPr>
                <w:rFonts w:ascii="Times New Roman" w:hAnsi="Times New Roman" w:cs="Times New Roman"/>
                <w:b/>
                <w:bCs/>
                <w:sz w:val="28"/>
                <w:szCs w:val="28"/>
              </w:rPr>
            </w:rPrChange>
          </w:rPr>
          <w:t>Problem definition</w:t>
        </w:r>
      </w:ins>
      <w:del w:id="473" w:author="NERGUI BATBAYAR" w:date="2026-10-23T20:37:00Z">
        <w:r w:rsidR="00E73B14" w:rsidRPr="00DA0120" w:rsidDel="00BF1EC4">
          <w:rPr>
            <w:rFonts w:cs="Calibri"/>
            <w:sz w:val="24"/>
            <w:szCs w:val="24"/>
            <w:rPrChange w:id="474" w:author="NERGUI BATBAYAR" w:date="2026-10-24T12:17:00Z">
              <w:rPr/>
            </w:rPrChange>
          </w:rPr>
          <w:delText>Chapter 1</w:delText>
        </w:r>
      </w:del>
    </w:p>
    <w:p w14:paraId="3B49B15F" w14:textId="52AD2686" w:rsidR="0014787C" w:rsidRPr="00DA0120" w:rsidRDefault="0014787C">
      <w:pPr>
        <w:jc w:val="both"/>
        <w:rPr>
          <w:sz w:val="24"/>
          <w:szCs w:val="24"/>
          <w:lang w:val="en-US"/>
          <w:rPrChange w:id="475" w:author="NERGUI BATBAYAR" w:date="2026-10-24T12:17:00Z">
            <w:rPr/>
          </w:rPrChange>
        </w:rPr>
        <w:pPrChange w:id="476" w:author="NERGUI BATBAYAR" w:date="2026-10-23T21:25:00Z">
          <w:pPr>
            <w:pStyle w:val="Heading1"/>
            <w:spacing w:before="0"/>
          </w:pPr>
        </w:pPrChange>
      </w:pPr>
      <w:ins w:id="477" w:author="NERGUI BATBAYAR" w:date="2026-10-23T21:12:00Z">
        <w:r w:rsidRPr="00DA0120">
          <w:rPr>
            <w:sz w:val="24"/>
            <w:szCs w:val="24"/>
            <w:rPrChange w:id="478" w:author="NERGUI BATBAYAR" w:date="2026-10-24T12:17:00Z">
              <w:rPr/>
            </w:rPrChange>
          </w:rPr>
          <w:t>The busin</w:t>
        </w:r>
      </w:ins>
      <w:ins w:id="479" w:author="NERGUI BATBAYAR" w:date="2026-10-23T21:13:00Z">
        <w:r w:rsidRPr="00DA0120">
          <w:rPr>
            <w:sz w:val="24"/>
            <w:szCs w:val="24"/>
            <w:rPrChange w:id="480" w:author="NERGUI BATBAYAR" w:date="2026-10-24T12:17:00Z">
              <w:rPr/>
            </w:rPrChange>
          </w:rPr>
          <w:t xml:space="preserve">ess problem is uncertainty about daily customer demand. </w:t>
        </w:r>
      </w:ins>
      <w:ins w:id="481" w:author="NERGUI BATBAYAR" w:date="2026-10-23T21:15:00Z">
        <w:r w:rsidR="00272726" w:rsidRPr="00DA0120">
          <w:rPr>
            <w:sz w:val="24"/>
            <w:szCs w:val="24"/>
            <w:rPrChange w:id="482" w:author="NERGUI BATBAYAR" w:date="2026-10-24T12:17:00Z">
              <w:rPr/>
            </w:rPrChange>
          </w:rPr>
          <w:t xml:space="preserve">Relying only recent attendance may overlook </w:t>
        </w:r>
      </w:ins>
      <w:ins w:id="483" w:author="NERGUI BATBAYAR" w:date="2026-10-23T21:16:00Z">
        <w:r w:rsidR="00272726" w:rsidRPr="00DA0120">
          <w:rPr>
            <w:sz w:val="24"/>
            <w:szCs w:val="24"/>
            <w:rPrChange w:id="484" w:author="NERGUI BATBAYAR" w:date="2026-10-24T12:17:00Z">
              <w:rPr/>
            </w:rPrChange>
          </w:rPr>
          <w:t>weekly patterns, holiday a</w:t>
        </w:r>
      </w:ins>
      <w:ins w:id="485" w:author="NERGUI BATBAYAR" w:date="2026-10-23T21:17:00Z">
        <w:r w:rsidR="00272726" w:rsidRPr="00DA0120">
          <w:rPr>
            <w:sz w:val="24"/>
            <w:szCs w:val="24"/>
            <w:rPrChange w:id="486" w:author="NERGUI BATBAYAR" w:date="2026-10-24T12:17:00Z">
              <w:rPr/>
            </w:rPrChange>
          </w:rPr>
          <w:t>nd advance bookings.</w:t>
        </w:r>
      </w:ins>
      <w:ins w:id="487" w:author="NERGUI BATBAYAR" w:date="2026-10-23T21:25:00Z">
        <w:r w:rsidR="00444D8D" w:rsidRPr="00DA0120">
          <w:rPr>
            <w:sz w:val="24"/>
            <w:szCs w:val="24"/>
            <w:rPrChange w:id="488" w:author="NERGUI BATBAYAR" w:date="2026-10-24T12:17:00Z">
              <w:rPr/>
            </w:rPrChange>
          </w:rPr>
          <w:t xml:space="preserve"> </w:t>
        </w:r>
      </w:ins>
      <w:ins w:id="489" w:author="NERGUI BATBAYAR" w:date="2026-10-23T21:24:00Z">
        <w:r w:rsidR="00444D8D" w:rsidRPr="00DA0120">
          <w:rPr>
            <w:sz w:val="24"/>
            <w:szCs w:val="24"/>
            <w:shd w:val="clear" w:color="auto" w:fill="FFFFFF"/>
            <w:rPrChange w:id="490" w:author="NERGUI BATBAYAR" w:date="2026-10-24T12:17:00Z">
              <w:rPr>
                <w:rFonts w:ascii="Segoe UI Historic" w:hAnsi="Segoe UI Historic" w:cs="Segoe UI Historic"/>
                <w:color w:val="FFFFFF"/>
                <w:sz w:val="23"/>
                <w:szCs w:val="23"/>
                <w:shd w:val="clear" w:color="auto" w:fill="FFFFFF"/>
              </w:rPr>
            </w:rPrChange>
          </w:rPr>
          <w:t>The research question is: “Can historical visitor numbers, calendar information, and reservations known at the time of forecasting be used to predict daily customer numbers over a seven-day horizon more accurately than a simple baseline method?” The project’s contribution extends beyond reporting model performance scores. It will analyse forecasting errors by restaurant and on busy days, presenting the findings in a clear and accessible format for restaurant manager</w:t>
        </w:r>
      </w:ins>
      <w:ins w:id="491" w:author="NERGUI BATBAYAR" w:date="2026-10-24T00:01:00Z">
        <w:r w:rsidR="002D4C3A" w:rsidRPr="00DA0120">
          <w:rPr>
            <w:sz w:val="24"/>
            <w:szCs w:val="24"/>
            <w:shd w:val="clear" w:color="auto" w:fill="FFFFFF"/>
            <w:lang w:val="mn-MN"/>
            <w:rPrChange w:id="492" w:author="NERGUI BATBAYAR" w:date="2026-10-24T12:17:00Z">
              <w:rPr>
                <w:rFonts w:ascii="Times New Roman" w:hAnsi="Times New Roman" w:cs="Times New Roman"/>
                <w:sz w:val="24"/>
                <w:szCs w:val="24"/>
                <w:shd w:val="clear" w:color="auto" w:fill="FFFFFF"/>
                <w:lang w:val="mn-MN"/>
              </w:rPr>
            </w:rPrChange>
          </w:rPr>
          <w:t xml:space="preserve"> </w:t>
        </w:r>
        <w:r w:rsidR="002D4C3A" w:rsidRPr="00DA0120">
          <w:rPr>
            <w:sz w:val="24"/>
            <w:szCs w:val="24"/>
            <w:shd w:val="clear" w:color="auto" w:fill="FFFFFF"/>
            <w:lang w:val="en-US"/>
            <w:rPrChange w:id="493" w:author="NERGUI BATBAYAR" w:date="2026-10-24T12:17:00Z">
              <w:rPr>
                <w:rFonts w:ascii="Times New Roman" w:hAnsi="Times New Roman" w:cs="Times New Roman"/>
                <w:sz w:val="24"/>
                <w:szCs w:val="24"/>
                <w:shd w:val="clear" w:color="auto" w:fill="FFFFFF"/>
                <w:lang w:val="en-US"/>
              </w:rPr>
            </w:rPrChange>
          </w:rPr>
          <w:t>in planning staffing levels and food prepar</w:t>
        </w:r>
      </w:ins>
      <w:ins w:id="494" w:author="NERGUI BATBAYAR" w:date="2026-10-24T03:12:00Z">
        <w:r w:rsidR="00BE4E8C" w:rsidRPr="00DA0120">
          <w:rPr>
            <w:sz w:val="24"/>
            <w:szCs w:val="24"/>
            <w:shd w:val="clear" w:color="auto" w:fill="FFFFFF"/>
            <w:lang w:val="en-US"/>
            <w:rPrChange w:id="495" w:author="NERGUI BATBAYAR" w:date="2026-10-24T12:17:00Z">
              <w:rPr>
                <w:rFonts w:ascii="Times New Roman" w:hAnsi="Times New Roman" w:cs="Times New Roman"/>
                <w:sz w:val="24"/>
                <w:szCs w:val="24"/>
                <w:shd w:val="clear" w:color="auto" w:fill="FFFFFF"/>
                <w:lang w:val="en-US"/>
              </w:rPr>
            </w:rPrChange>
          </w:rPr>
          <w:t>a</w:t>
        </w:r>
      </w:ins>
      <w:ins w:id="496" w:author="NERGUI BATBAYAR" w:date="2026-10-24T00:01:00Z">
        <w:r w:rsidR="002D4C3A" w:rsidRPr="00DA0120">
          <w:rPr>
            <w:sz w:val="24"/>
            <w:szCs w:val="24"/>
            <w:shd w:val="clear" w:color="auto" w:fill="FFFFFF"/>
            <w:lang w:val="en-US"/>
            <w:rPrChange w:id="497" w:author="NERGUI BATBAYAR" w:date="2026-10-24T12:17:00Z">
              <w:rPr>
                <w:rFonts w:ascii="Times New Roman" w:hAnsi="Times New Roman" w:cs="Times New Roman"/>
                <w:sz w:val="24"/>
                <w:szCs w:val="24"/>
                <w:shd w:val="clear" w:color="auto" w:fill="FFFFFF"/>
                <w:lang w:val="en-US"/>
              </w:rPr>
            </w:rPrChange>
          </w:rPr>
          <w:t>tion</w:t>
        </w:r>
      </w:ins>
      <w:ins w:id="498" w:author="NERGUI BATBAYAR" w:date="2026-10-23T21:24:00Z">
        <w:r w:rsidR="00444D8D" w:rsidRPr="00DA0120">
          <w:rPr>
            <w:sz w:val="24"/>
            <w:szCs w:val="24"/>
            <w:shd w:val="clear" w:color="auto" w:fill="FFFFFF"/>
            <w:rPrChange w:id="499" w:author="NERGUI BATBAYAR" w:date="2026-10-24T12:17:00Z">
              <w:rPr>
                <w:rFonts w:ascii="Segoe UI Historic" w:hAnsi="Segoe UI Historic" w:cs="Segoe UI Historic"/>
                <w:color w:val="FFFFFF"/>
                <w:sz w:val="23"/>
                <w:szCs w:val="23"/>
                <w:shd w:val="clear" w:color="auto" w:fill="FFFFFF"/>
              </w:rPr>
            </w:rPrChange>
          </w:rPr>
          <w:t>.</w:t>
        </w:r>
      </w:ins>
    </w:p>
    <w:p w14:paraId="7BAE125C" w14:textId="3E13D1E2" w:rsidR="0051184F" w:rsidRPr="00DA0120" w:rsidRDefault="00444D8D" w:rsidP="00BF1EC4">
      <w:pPr>
        <w:pStyle w:val="Heading2"/>
        <w:rPr>
          <w:ins w:id="500" w:author="NERGUI BATBAYAR" w:date="2026-10-23T21:26:00Z"/>
          <w:rFonts w:cs="Calibri"/>
          <w:b/>
          <w:bCs/>
          <w:sz w:val="28"/>
          <w:szCs w:val="28"/>
          <w:rPrChange w:id="501" w:author="NERGUI BATBAYAR" w:date="2026-10-24T12:17:00Z">
            <w:rPr>
              <w:ins w:id="502" w:author="NERGUI BATBAYAR" w:date="2026-10-23T21:26:00Z"/>
              <w:rFonts w:ascii="Times New Roman" w:hAnsi="Times New Roman" w:cs="Times New Roman"/>
              <w:b/>
              <w:bCs/>
              <w:sz w:val="28"/>
              <w:szCs w:val="28"/>
            </w:rPr>
          </w:rPrChange>
        </w:rPr>
      </w:pPr>
      <w:bookmarkStart w:id="503" w:name="_heading=h.1fob9te" w:colFirst="0" w:colLast="0"/>
      <w:bookmarkEnd w:id="503"/>
      <w:ins w:id="504" w:author="NERGUI BATBAYAR" w:date="2026-10-23T21:26:00Z">
        <w:r w:rsidRPr="00DA0120">
          <w:rPr>
            <w:rFonts w:cs="Calibri"/>
            <w:b/>
            <w:bCs/>
            <w:sz w:val="28"/>
            <w:szCs w:val="28"/>
            <w:rPrChange w:id="505" w:author="NERGUI BATBAYAR" w:date="2026-10-24T12:17:00Z">
              <w:rPr>
                <w:rFonts w:ascii="Times New Roman" w:hAnsi="Times New Roman" w:cs="Times New Roman"/>
                <w:sz w:val="24"/>
                <w:szCs w:val="24"/>
              </w:rPr>
            </w:rPrChange>
          </w:rPr>
          <w:t>4</w:t>
        </w:r>
      </w:ins>
      <w:ins w:id="506" w:author="NERGUI BATBAYAR" w:date="2026-10-24T12:18:00Z">
        <w:r w:rsidR="00DA0120">
          <w:rPr>
            <w:rFonts w:cs="Calibri"/>
            <w:b/>
            <w:bCs/>
            <w:sz w:val="28"/>
            <w:szCs w:val="28"/>
          </w:rPr>
          <w:t xml:space="preserve"> </w:t>
        </w:r>
      </w:ins>
      <w:ins w:id="507" w:author="NERGUI BATBAYAR" w:date="2026-10-23T21:26:00Z">
        <w:r w:rsidRPr="00DA0120">
          <w:rPr>
            <w:rFonts w:cs="Calibri"/>
            <w:b/>
            <w:bCs/>
            <w:sz w:val="28"/>
            <w:szCs w:val="28"/>
            <w:rPrChange w:id="508" w:author="NERGUI BATBAYAR" w:date="2026-10-24T12:17:00Z">
              <w:rPr>
                <w:rFonts w:ascii="Times New Roman" w:hAnsi="Times New Roman" w:cs="Times New Roman"/>
                <w:sz w:val="24"/>
                <w:szCs w:val="24"/>
              </w:rPr>
            </w:rPrChange>
          </w:rPr>
          <w:t>Aim and objectives</w:t>
        </w:r>
      </w:ins>
      <w:del w:id="509" w:author="NERGUI BATBAYAR" w:date="2026-10-23T21:26:00Z">
        <w:r w:rsidR="00E73B14" w:rsidRPr="00DA0120" w:rsidDel="00444D8D">
          <w:rPr>
            <w:rFonts w:cs="Calibri"/>
            <w:b/>
            <w:bCs/>
            <w:sz w:val="28"/>
            <w:szCs w:val="28"/>
            <w:rPrChange w:id="510" w:author="NERGUI BATBAYAR" w:date="2026-10-24T12:17:00Z">
              <w:rPr/>
            </w:rPrChange>
          </w:rPr>
          <w:delText>Cha</w:delText>
        </w:r>
      </w:del>
      <w:del w:id="511" w:author="NERGUI BATBAYAR" w:date="2026-10-23T21:25:00Z">
        <w:r w:rsidR="00E73B14" w:rsidRPr="00DA0120" w:rsidDel="00444D8D">
          <w:rPr>
            <w:rFonts w:cs="Calibri"/>
            <w:b/>
            <w:bCs/>
            <w:sz w:val="28"/>
            <w:szCs w:val="28"/>
            <w:rPrChange w:id="512" w:author="NERGUI BATBAYAR" w:date="2026-10-24T12:17:00Z">
              <w:rPr/>
            </w:rPrChange>
          </w:rPr>
          <w:delText>pter 1.1</w:delText>
        </w:r>
      </w:del>
    </w:p>
    <w:p w14:paraId="52AE97BF" w14:textId="4EFDD5B7" w:rsidR="00444D8D" w:rsidRPr="00DA0120" w:rsidRDefault="00444D8D">
      <w:pPr>
        <w:jc w:val="both"/>
        <w:rPr>
          <w:ins w:id="513" w:author="NERGUI BATBAYAR" w:date="2026-10-23T21:29:00Z"/>
          <w:sz w:val="24"/>
          <w:szCs w:val="24"/>
          <w:rPrChange w:id="514" w:author="NERGUI BATBAYAR" w:date="2026-10-24T12:17:00Z">
            <w:rPr>
              <w:ins w:id="515" w:author="NERGUI BATBAYAR" w:date="2026-10-23T21:29:00Z"/>
            </w:rPr>
          </w:rPrChange>
        </w:rPr>
        <w:pPrChange w:id="516" w:author="NERGUI BATBAYAR" w:date="2026-10-23T21:41:00Z">
          <w:pPr/>
        </w:pPrChange>
      </w:pPr>
      <w:ins w:id="517" w:author="NERGUI BATBAYAR" w:date="2026-10-23T21:27:00Z">
        <w:r w:rsidRPr="00DA0120">
          <w:rPr>
            <w:sz w:val="24"/>
            <w:szCs w:val="24"/>
            <w:rPrChange w:id="518" w:author="NERGUI BATBAYAR" w:date="2026-10-24T12:17:00Z">
              <w:rPr/>
            </w:rPrChange>
          </w:rPr>
          <w:t>The aim is to dev</w:t>
        </w:r>
      </w:ins>
      <w:ins w:id="519" w:author="NERGUI BATBAYAR" w:date="2026-10-26T01:06:00Z">
        <w:r w:rsidR="00F62ABD">
          <w:rPr>
            <w:sz w:val="24"/>
            <w:szCs w:val="24"/>
          </w:rPr>
          <w:t>e</w:t>
        </w:r>
      </w:ins>
      <w:ins w:id="520" w:author="NERGUI BATBAYAR" w:date="2026-10-23T21:27:00Z">
        <w:r w:rsidRPr="00DA0120">
          <w:rPr>
            <w:sz w:val="24"/>
            <w:szCs w:val="24"/>
            <w:rPrChange w:id="521" w:author="NERGUI BATBAYAR" w:date="2026-10-24T12:17:00Z">
              <w:rPr/>
            </w:rPrChange>
          </w:rPr>
          <w:t xml:space="preserve">lop and evaluate daily restaurant </w:t>
        </w:r>
      </w:ins>
      <w:ins w:id="522" w:author="NERGUI BATBAYAR" w:date="2026-10-23T21:28:00Z">
        <w:r w:rsidRPr="00DA0120">
          <w:rPr>
            <w:sz w:val="24"/>
            <w:szCs w:val="24"/>
            <w:rPrChange w:id="523" w:author="NERGUI BATBAYAR" w:date="2026-10-24T12:17:00Z">
              <w:rPr/>
            </w:rPrChange>
          </w:rPr>
          <w:t>visitor forecasts for the following seven days to support staffing and food prepa</w:t>
        </w:r>
      </w:ins>
      <w:ins w:id="524" w:author="NERGUI BATBAYAR" w:date="2026-10-23T21:29:00Z">
        <w:r w:rsidRPr="00DA0120">
          <w:rPr>
            <w:sz w:val="24"/>
            <w:szCs w:val="24"/>
            <w:rPrChange w:id="525" w:author="NERGUI BATBAYAR" w:date="2026-10-24T12:17:00Z">
              <w:rPr/>
            </w:rPrChange>
          </w:rPr>
          <w:t>ration planning.</w:t>
        </w:r>
      </w:ins>
    </w:p>
    <w:p w14:paraId="7567541B" w14:textId="77777777" w:rsidR="00444D8D" w:rsidRPr="00DA0120" w:rsidRDefault="00444D8D">
      <w:pPr>
        <w:pStyle w:val="ListParagraph"/>
        <w:numPr>
          <w:ilvl w:val="0"/>
          <w:numId w:val="11"/>
        </w:numPr>
        <w:jc w:val="both"/>
        <w:rPr>
          <w:ins w:id="526" w:author="NERGUI BATBAYAR" w:date="2026-10-23T21:33:00Z"/>
          <w:sz w:val="24"/>
          <w:szCs w:val="24"/>
          <w:rPrChange w:id="527" w:author="NERGUI BATBAYAR" w:date="2026-10-24T12:17:00Z">
            <w:rPr>
              <w:ins w:id="528" w:author="NERGUI BATBAYAR" w:date="2026-10-23T21:33:00Z"/>
              <w:rFonts w:ascii="Segoe UI Historic" w:hAnsi="Segoe UI Historic" w:cs="Segoe UI Historic"/>
              <w:sz w:val="23"/>
              <w:szCs w:val="23"/>
              <w:shd w:val="clear" w:color="auto" w:fill="FFFFFF"/>
            </w:rPr>
          </w:rPrChange>
        </w:rPr>
        <w:pPrChange w:id="529" w:author="NERGUI BATBAYAR" w:date="2026-10-23T21:41:00Z">
          <w:pPr>
            <w:pStyle w:val="ListParagraph"/>
            <w:numPr>
              <w:numId w:val="11"/>
            </w:numPr>
            <w:ind w:hanging="360"/>
          </w:pPr>
        </w:pPrChange>
      </w:pPr>
      <w:ins w:id="530" w:author="NERGUI BATBAYAR" w:date="2026-10-23T21:33:00Z">
        <w:r w:rsidRPr="00DA0120">
          <w:rPr>
            <w:sz w:val="24"/>
            <w:szCs w:val="24"/>
            <w:shd w:val="clear" w:color="auto" w:fill="FFFFFF"/>
            <w:rPrChange w:id="531" w:author="NERGUI BATBAYAR" w:date="2026-10-24T12:17:00Z">
              <w:rPr>
                <w:rFonts w:ascii="Segoe UI Historic" w:hAnsi="Segoe UI Historic" w:cs="Segoe UI Historic"/>
                <w:color w:val="FFFFFF"/>
                <w:sz w:val="23"/>
                <w:szCs w:val="23"/>
                <w:shd w:val="clear" w:color="auto" w:fill="FFFFFF"/>
              </w:rPr>
            </w:rPrChange>
          </w:rPr>
          <w:t xml:space="preserve">Examine the data structure, missing values, duplicates, and temporal coverage, and prepare a dataset suitable for analysis. </w:t>
        </w:r>
      </w:ins>
    </w:p>
    <w:p w14:paraId="11EEFC22" w14:textId="5AAE5A81" w:rsidR="00444D8D" w:rsidRPr="00DA0120" w:rsidRDefault="00444D8D">
      <w:pPr>
        <w:pStyle w:val="ListParagraph"/>
        <w:numPr>
          <w:ilvl w:val="0"/>
          <w:numId w:val="11"/>
        </w:numPr>
        <w:jc w:val="both"/>
        <w:rPr>
          <w:ins w:id="532" w:author="NERGUI BATBAYAR" w:date="2026-10-23T21:33:00Z"/>
          <w:sz w:val="24"/>
          <w:szCs w:val="24"/>
          <w:rPrChange w:id="533" w:author="NERGUI BATBAYAR" w:date="2026-10-24T12:17:00Z">
            <w:rPr>
              <w:ins w:id="534" w:author="NERGUI BATBAYAR" w:date="2026-10-23T21:33:00Z"/>
              <w:rFonts w:ascii="Segoe UI Historic" w:hAnsi="Segoe UI Historic" w:cs="Segoe UI Historic"/>
              <w:sz w:val="23"/>
              <w:szCs w:val="23"/>
              <w:shd w:val="clear" w:color="auto" w:fill="FFFFFF"/>
            </w:rPr>
          </w:rPrChange>
        </w:rPr>
        <w:pPrChange w:id="535" w:author="NERGUI BATBAYAR" w:date="2026-10-23T21:41:00Z">
          <w:pPr>
            <w:pStyle w:val="ListParagraph"/>
            <w:numPr>
              <w:numId w:val="11"/>
            </w:numPr>
            <w:ind w:hanging="360"/>
          </w:pPr>
        </w:pPrChange>
      </w:pPr>
      <w:ins w:id="536" w:author="NERGUI BATBAYAR" w:date="2026-10-23T21:33:00Z">
        <w:r w:rsidRPr="00DA0120">
          <w:rPr>
            <w:sz w:val="24"/>
            <w:szCs w:val="24"/>
            <w:shd w:val="clear" w:color="auto" w:fill="FFFFFF"/>
            <w:rPrChange w:id="537" w:author="NERGUI BATBAYAR" w:date="2026-10-24T12:17:00Z">
              <w:rPr>
                <w:rFonts w:ascii="Segoe UI Historic" w:hAnsi="Segoe UI Historic" w:cs="Segoe UI Historic"/>
                <w:color w:val="FFFFFF"/>
                <w:sz w:val="23"/>
                <w:szCs w:val="23"/>
                <w:shd w:val="clear" w:color="auto" w:fill="FFFFFF"/>
              </w:rPr>
            </w:rPrChange>
          </w:rPr>
          <w:t xml:space="preserve">Analyse demand patterns by day of the week, public holidays, restaurant type, and historical </w:t>
        </w:r>
      </w:ins>
      <w:ins w:id="538" w:author="NERGUI BATBAYAR" w:date="2026-10-24T00:14:00Z">
        <w:r w:rsidR="002D4C3A" w:rsidRPr="00DA0120">
          <w:rPr>
            <w:sz w:val="24"/>
            <w:szCs w:val="24"/>
            <w:shd w:val="clear" w:color="auto" w:fill="FFFFFF"/>
            <w:rPrChange w:id="539" w:author="NERGUI BATBAYAR" w:date="2026-10-24T12:17:00Z">
              <w:rPr>
                <w:rFonts w:ascii="Times New Roman" w:hAnsi="Times New Roman" w:cs="Times New Roman"/>
                <w:sz w:val="24"/>
                <w:szCs w:val="24"/>
                <w:shd w:val="clear" w:color="auto" w:fill="FFFFFF"/>
              </w:rPr>
            </w:rPrChange>
          </w:rPr>
          <w:t>visit</w:t>
        </w:r>
      </w:ins>
      <w:ins w:id="540" w:author="NERGUI BATBAYAR" w:date="2026-10-24T00:15:00Z">
        <w:r w:rsidR="002D4C3A" w:rsidRPr="00DA0120">
          <w:rPr>
            <w:sz w:val="24"/>
            <w:szCs w:val="24"/>
            <w:shd w:val="clear" w:color="auto" w:fill="FFFFFF"/>
            <w:rPrChange w:id="541" w:author="NERGUI BATBAYAR" w:date="2026-10-24T12:17:00Z">
              <w:rPr>
                <w:rFonts w:ascii="Times New Roman" w:hAnsi="Times New Roman" w:cs="Times New Roman"/>
                <w:sz w:val="24"/>
                <w:szCs w:val="24"/>
                <w:shd w:val="clear" w:color="auto" w:fill="FFFFFF"/>
              </w:rPr>
            </w:rPrChange>
          </w:rPr>
          <w:t xml:space="preserve">or number, and reservations known </w:t>
        </w:r>
      </w:ins>
      <w:ins w:id="542" w:author="NERGUI BATBAYAR" w:date="2026-10-24T00:16:00Z">
        <w:r w:rsidR="002D4C3A" w:rsidRPr="00DA0120">
          <w:rPr>
            <w:sz w:val="24"/>
            <w:szCs w:val="24"/>
            <w:shd w:val="clear" w:color="auto" w:fill="FFFFFF"/>
            <w:rPrChange w:id="543" w:author="NERGUI BATBAYAR" w:date="2026-10-24T12:17:00Z">
              <w:rPr>
                <w:rFonts w:ascii="Times New Roman" w:hAnsi="Times New Roman" w:cs="Times New Roman"/>
                <w:sz w:val="24"/>
                <w:szCs w:val="24"/>
                <w:shd w:val="clear" w:color="auto" w:fill="FFFFFF"/>
              </w:rPr>
            </w:rPrChange>
          </w:rPr>
          <w:t xml:space="preserve">at </w:t>
        </w:r>
      </w:ins>
      <w:ins w:id="544" w:author="NERGUI BATBAYAR" w:date="2026-10-24T00:15:00Z">
        <w:r w:rsidR="002D4C3A" w:rsidRPr="00DA0120">
          <w:rPr>
            <w:sz w:val="24"/>
            <w:szCs w:val="24"/>
            <w:shd w:val="clear" w:color="auto" w:fill="FFFFFF"/>
            <w:rPrChange w:id="545" w:author="NERGUI BATBAYAR" w:date="2026-10-24T12:17:00Z">
              <w:rPr>
                <w:rFonts w:ascii="Times New Roman" w:hAnsi="Times New Roman" w:cs="Times New Roman"/>
                <w:sz w:val="24"/>
                <w:szCs w:val="24"/>
                <w:shd w:val="clear" w:color="auto" w:fill="FFFFFF"/>
              </w:rPr>
            </w:rPrChange>
          </w:rPr>
          <w:t>the time of forecasting</w:t>
        </w:r>
      </w:ins>
      <w:ins w:id="546" w:author="NERGUI BATBAYAR" w:date="2026-10-23T21:33:00Z">
        <w:r w:rsidRPr="00DA0120">
          <w:rPr>
            <w:sz w:val="24"/>
            <w:szCs w:val="24"/>
            <w:shd w:val="clear" w:color="auto" w:fill="FFFFFF"/>
            <w:rPrChange w:id="547" w:author="NERGUI BATBAYAR" w:date="2026-10-24T12:17:00Z">
              <w:rPr>
                <w:rFonts w:ascii="Segoe UI Historic" w:hAnsi="Segoe UI Historic" w:cs="Segoe UI Historic"/>
                <w:color w:val="FFFFFF"/>
                <w:sz w:val="23"/>
                <w:szCs w:val="23"/>
                <w:shd w:val="clear" w:color="auto" w:fill="FFFFFF"/>
              </w:rPr>
            </w:rPrChange>
          </w:rPr>
          <w:t xml:space="preserve">. </w:t>
        </w:r>
      </w:ins>
    </w:p>
    <w:p w14:paraId="642D1742" w14:textId="19C52046" w:rsidR="00444D8D" w:rsidRPr="00DA0120" w:rsidRDefault="00444D8D">
      <w:pPr>
        <w:pStyle w:val="ListParagraph"/>
        <w:numPr>
          <w:ilvl w:val="0"/>
          <w:numId w:val="11"/>
        </w:numPr>
        <w:jc w:val="both"/>
        <w:rPr>
          <w:ins w:id="548" w:author="NERGUI BATBAYAR" w:date="2026-10-23T21:33:00Z"/>
          <w:sz w:val="24"/>
          <w:szCs w:val="24"/>
          <w:rPrChange w:id="549" w:author="NERGUI BATBAYAR" w:date="2026-10-24T12:17:00Z">
            <w:rPr>
              <w:ins w:id="550" w:author="NERGUI BATBAYAR" w:date="2026-10-23T21:33:00Z"/>
              <w:rFonts w:ascii="Segoe UI Historic" w:hAnsi="Segoe UI Historic" w:cs="Segoe UI Historic"/>
              <w:sz w:val="23"/>
              <w:szCs w:val="23"/>
              <w:shd w:val="clear" w:color="auto" w:fill="FFFFFF"/>
            </w:rPr>
          </w:rPrChange>
        </w:rPr>
        <w:pPrChange w:id="551" w:author="NERGUI BATBAYAR" w:date="2026-10-23T21:41:00Z">
          <w:pPr>
            <w:pStyle w:val="ListParagraph"/>
            <w:numPr>
              <w:numId w:val="11"/>
            </w:numPr>
            <w:ind w:hanging="360"/>
          </w:pPr>
        </w:pPrChange>
      </w:pPr>
      <w:ins w:id="552" w:author="NERGUI BATBAYAR" w:date="2026-10-23T21:33:00Z">
        <w:r w:rsidRPr="00DA0120">
          <w:rPr>
            <w:sz w:val="24"/>
            <w:szCs w:val="24"/>
            <w:shd w:val="clear" w:color="auto" w:fill="FFFFFF"/>
            <w:rPrChange w:id="553" w:author="NERGUI BATBAYAR" w:date="2026-10-24T12:17:00Z">
              <w:rPr>
                <w:rFonts w:ascii="Segoe UI Historic" w:hAnsi="Segoe UI Historic" w:cs="Segoe UI Historic"/>
                <w:color w:val="FFFFFF"/>
                <w:sz w:val="23"/>
                <w:szCs w:val="23"/>
                <w:shd w:val="clear" w:color="auto" w:fill="FFFFFF"/>
              </w:rPr>
            </w:rPrChange>
          </w:rPr>
          <w:t xml:space="preserve">Compare a seasonal naïve baseline with a weekly cycle against Random Forest and </w:t>
        </w:r>
      </w:ins>
      <w:ins w:id="554" w:author="NERGUI BATBAYAR" w:date="2026-10-24T00:50:00Z">
        <w:r w:rsidR="00F92EBC" w:rsidRPr="00DA0120">
          <w:rPr>
            <w:sz w:val="24"/>
            <w:szCs w:val="24"/>
            <w:shd w:val="clear" w:color="auto" w:fill="FFFFFF"/>
            <w:rPrChange w:id="555" w:author="NERGUI BATBAYAR" w:date="2026-10-24T12:17:00Z">
              <w:rPr>
                <w:rFonts w:ascii="Times New Roman" w:hAnsi="Times New Roman" w:cs="Times New Roman"/>
                <w:sz w:val="24"/>
                <w:szCs w:val="24"/>
                <w:shd w:val="clear" w:color="auto" w:fill="FFFFFF"/>
              </w:rPr>
            </w:rPrChange>
          </w:rPr>
          <w:t>Decision T</w:t>
        </w:r>
      </w:ins>
      <w:ins w:id="556" w:author="NERGUI BATBAYAR" w:date="2026-10-24T10:30:00Z">
        <w:r w:rsidR="00F776CE" w:rsidRPr="00DA0120">
          <w:rPr>
            <w:sz w:val="24"/>
            <w:szCs w:val="24"/>
            <w:shd w:val="clear" w:color="auto" w:fill="FFFFFF"/>
            <w:rPrChange w:id="557" w:author="NERGUI BATBAYAR" w:date="2026-10-24T12:17:00Z">
              <w:rPr>
                <w:rFonts w:ascii="Times New Roman" w:hAnsi="Times New Roman" w:cs="Times New Roman"/>
                <w:sz w:val="24"/>
                <w:szCs w:val="24"/>
                <w:shd w:val="clear" w:color="auto" w:fill="FFFFFF"/>
              </w:rPr>
            </w:rPrChange>
          </w:rPr>
          <w:t>ree</w:t>
        </w:r>
      </w:ins>
      <w:ins w:id="558" w:author="NERGUI BATBAYAR" w:date="2026-10-23T21:33:00Z">
        <w:r w:rsidRPr="00DA0120">
          <w:rPr>
            <w:sz w:val="24"/>
            <w:szCs w:val="24"/>
            <w:shd w:val="clear" w:color="auto" w:fill="FFFFFF"/>
            <w:rPrChange w:id="559" w:author="NERGUI BATBAYAR" w:date="2026-10-24T12:17:00Z">
              <w:rPr>
                <w:rFonts w:ascii="Segoe UI Historic" w:hAnsi="Segoe UI Historic" w:cs="Segoe UI Historic"/>
                <w:color w:val="FFFFFF"/>
                <w:sz w:val="23"/>
                <w:szCs w:val="23"/>
                <w:shd w:val="clear" w:color="auto" w:fill="FFFFFF"/>
              </w:rPr>
            </w:rPrChange>
          </w:rPr>
          <w:t xml:space="preserve"> regression models. </w:t>
        </w:r>
      </w:ins>
    </w:p>
    <w:p w14:paraId="6F06BB99" w14:textId="77777777" w:rsidR="00444D8D" w:rsidRPr="00DA0120" w:rsidRDefault="00444D8D">
      <w:pPr>
        <w:pStyle w:val="ListParagraph"/>
        <w:numPr>
          <w:ilvl w:val="0"/>
          <w:numId w:val="11"/>
        </w:numPr>
        <w:jc w:val="both"/>
        <w:rPr>
          <w:ins w:id="560" w:author="NERGUI BATBAYAR" w:date="2026-10-23T21:34:00Z"/>
          <w:sz w:val="24"/>
          <w:szCs w:val="24"/>
          <w:rPrChange w:id="561" w:author="NERGUI BATBAYAR" w:date="2026-10-24T12:17:00Z">
            <w:rPr>
              <w:ins w:id="562" w:author="NERGUI BATBAYAR" w:date="2026-10-23T21:34:00Z"/>
              <w:rFonts w:ascii="Segoe UI Historic" w:hAnsi="Segoe UI Historic" w:cs="Segoe UI Historic"/>
              <w:sz w:val="23"/>
              <w:szCs w:val="23"/>
              <w:shd w:val="clear" w:color="auto" w:fill="FFFFFF"/>
            </w:rPr>
          </w:rPrChange>
        </w:rPr>
        <w:pPrChange w:id="563" w:author="NERGUI BATBAYAR" w:date="2026-10-23T21:41:00Z">
          <w:pPr>
            <w:pStyle w:val="ListParagraph"/>
            <w:numPr>
              <w:numId w:val="11"/>
            </w:numPr>
            <w:ind w:hanging="360"/>
          </w:pPr>
        </w:pPrChange>
      </w:pPr>
      <w:ins w:id="564" w:author="NERGUI BATBAYAR" w:date="2026-10-23T21:33:00Z">
        <w:r w:rsidRPr="00DA0120">
          <w:rPr>
            <w:sz w:val="24"/>
            <w:szCs w:val="24"/>
            <w:shd w:val="clear" w:color="auto" w:fill="FFFFFF"/>
            <w:rPrChange w:id="565" w:author="NERGUI BATBAYAR" w:date="2026-10-24T12:17:00Z">
              <w:rPr>
                <w:rFonts w:ascii="Segoe UI Historic" w:hAnsi="Segoe UI Historic" w:cs="Segoe UI Historic"/>
                <w:color w:val="FFFFFF"/>
                <w:sz w:val="23"/>
                <w:szCs w:val="23"/>
                <w:shd w:val="clear" w:color="auto" w:fill="FFFFFF"/>
              </w:rPr>
            </w:rPrChange>
          </w:rPr>
          <w:t xml:space="preserve">Evaluate forecasting errors, model stability, and differences across restaurants using an evaluation approach that preserves chronological order. </w:t>
        </w:r>
      </w:ins>
    </w:p>
    <w:p w14:paraId="69BA0B3F" w14:textId="5BF8B363" w:rsidR="00444D8D" w:rsidRPr="00DA0120" w:rsidRDefault="00444D8D" w:rsidP="00C402C6">
      <w:pPr>
        <w:pStyle w:val="ListParagraph"/>
        <w:numPr>
          <w:ilvl w:val="0"/>
          <w:numId w:val="11"/>
        </w:numPr>
        <w:jc w:val="both"/>
        <w:rPr>
          <w:ins w:id="566" w:author="NERGUI BATBAYAR" w:date="2026-10-24T10:41:00Z"/>
          <w:sz w:val="24"/>
          <w:szCs w:val="24"/>
          <w:rPrChange w:id="567" w:author="NERGUI BATBAYAR" w:date="2026-10-24T12:17:00Z">
            <w:rPr>
              <w:ins w:id="568" w:author="NERGUI BATBAYAR" w:date="2026-10-24T10:41:00Z"/>
              <w:rFonts w:ascii="Times New Roman" w:hAnsi="Times New Roman" w:cs="Times New Roman"/>
              <w:sz w:val="24"/>
              <w:szCs w:val="24"/>
              <w:shd w:val="clear" w:color="auto" w:fill="FFFFFF"/>
            </w:rPr>
          </w:rPrChange>
        </w:rPr>
      </w:pPr>
      <w:ins w:id="569" w:author="NERGUI BATBAYAR" w:date="2026-10-23T21:33:00Z">
        <w:r w:rsidRPr="00DA0120">
          <w:rPr>
            <w:sz w:val="24"/>
            <w:szCs w:val="24"/>
            <w:shd w:val="clear" w:color="auto" w:fill="FFFFFF"/>
            <w:rPrChange w:id="570" w:author="NERGUI BATBAYAR" w:date="2026-10-24T12:17:00Z">
              <w:rPr>
                <w:rFonts w:ascii="Segoe UI Historic" w:hAnsi="Segoe UI Historic" w:cs="Segoe UI Historic"/>
                <w:color w:val="FFFFFF"/>
                <w:sz w:val="23"/>
                <w:szCs w:val="23"/>
                <w:shd w:val="clear" w:color="auto" w:fill="FFFFFF"/>
              </w:rPr>
            </w:rPrChange>
          </w:rPr>
          <w:t>Develop a dashboard prototype displaying seven-day forecasts, busy days, and forecasting error metrics.</w:t>
        </w:r>
      </w:ins>
    </w:p>
    <w:p w14:paraId="036482B1" w14:textId="77777777" w:rsidR="00B01D35" w:rsidRPr="00DA0120" w:rsidRDefault="00B01D35">
      <w:pPr>
        <w:pStyle w:val="ListParagraph"/>
        <w:jc w:val="both"/>
        <w:rPr>
          <w:sz w:val="24"/>
          <w:szCs w:val="24"/>
          <w:rPrChange w:id="571" w:author="NERGUI BATBAYAR" w:date="2026-10-24T12:17:00Z">
            <w:rPr>
              <w:color w:val="auto"/>
            </w:rPr>
          </w:rPrChange>
        </w:rPr>
        <w:pPrChange w:id="572" w:author="NERGUI BATBAYAR" w:date="2026-10-24T10:41:00Z">
          <w:pPr>
            <w:pStyle w:val="Heading2"/>
          </w:pPr>
        </w:pPrChange>
      </w:pPr>
    </w:p>
    <w:p w14:paraId="60033E0B" w14:textId="1056E394" w:rsidR="0051184F" w:rsidRPr="00DA0120" w:rsidRDefault="000367BB">
      <w:pPr>
        <w:pStyle w:val="Heading3"/>
        <w:jc w:val="both"/>
        <w:rPr>
          <w:ins w:id="573" w:author="NERGUI BATBAYAR" w:date="2026-10-24T10:16:00Z"/>
          <w:rFonts w:cs="Calibri"/>
          <w:b/>
          <w:bCs/>
          <w:sz w:val="24"/>
          <w:szCs w:val="24"/>
          <w:rPrChange w:id="574" w:author="NERGUI BATBAYAR" w:date="2026-10-24T12:17:00Z">
            <w:rPr>
              <w:ins w:id="575" w:author="NERGUI BATBAYAR" w:date="2026-10-24T10:16:00Z"/>
              <w:rFonts w:ascii="Times New Roman" w:hAnsi="Times New Roman" w:cs="Times New Roman"/>
              <w:b/>
              <w:bCs/>
            </w:rPr>
          </w:rPrChange>
        </w:rPr>
        <w:pPrChange w:id="576" w:author="NERGUI BATBAYAR" w:date="2026-10-24T10:41:00Z">
          <w:pPr>
            <w:pStyle w:val="Heading3"/>
          </w:pPr>
        </w:pPrChange>
      </w:pPr>
      <w:bookmarkStart w:id="577" w:name="_heading=h.3znysh7" w:colFirst="0" w:colLast="0"/>
      <w:bookmarkEnd w:id="577"/>
      <w:ins w:id="578" w:author="NERGUI BATBAYAR" w:date="2026-10-23T22:27:00Z">
        <w:r w:rsidRPr="00DA0120">
          <w:rPr>
            <w:rFonts w:cs="Calibri"/>
            <w:b/>
            <w:bCs/>
            <w:rPrChange w:id="579" w:author="NERGUI BATBAYAR" w:date="2026-10-24T12:17:00Z">
              <w:rPr>
                <w:rFonts w:ascii="Times New Roman" w:hAnsi="Times New Roman" w:cs="Times New Roman"/>
                <w:sz w:val="24"/>
                <w:szCs w:val="24"/>
              </w:rPr>
            </w:rPrChange>
          </w:rPr>
          <w:lastRenderedPageBreak/>
          <w:t>5 Sco</w:t>
        </w:r>
      </w:ins>
      <w:ins w:id="580" w:author="NERGUI BATBAYAR" w:date="2026-10-23T22:28:00Z">
        <w:r w:rsidRPr="00DA0120">
          <w:rPr>
            <w:rFonts w:cs="Calibri"/>
            <w:b/>
            <w:bCs/>
            <w:rPrChange w:id="581" w:author="NERGUI BATBAYAR" w:date="2026-10-24T12:17:00Z">
              <w:rPr>
                <w:rFonts w:ascii="Times New Roman" w:hAnsi="Times New Roman" w:cs="Times New Roman"/>
                <w:sz w:val="24"/>
                <w:szCs w:val="24"/>
              </w:rPr>
            </w:rPrChange>
          </w:rPr>
          <w:t>pe</w:t>
        </w:r>
      </w:ins>
      <w:del w:id="582" w:author="NERGUI BATBAYAR" w:date="2026-10-23T22:27:00Z">
        <w:r w:rsidR="00E73B14" w:rsidRPr="00DA0120" w:rsidDel="000367BB">
          <w:rPr>
            <w:rFonts w:eastAsia="Calibri" w:cs="Calibri"/>
            <w:color w:val="auto"/>
            <w:spacing w:val="0"/>
            <w:kern w:val="0"/>
            <w:sz w:val="24"/>
            <w:szCs w:val="24"/>
            <w:rPrChange w:id="583" w:author="NERGUI BATBAYAR" w:date="2026-10-24T12:17:00Z">
              <w:rPr/>
            </w:rPrChange>
          </w:rPr>
          <w:delText>Chapter 1.1.1.</w:delText>
        </w:r>
      </w:del>
    </w:p>
    <w:p w14:paraId="7D55C89C" w14:textId="7CDAFC8E" w:rsidR="00B01D35" w:rsidRPr="00DA0120" w:rsidRDefault="00DC2AA5" w:rsidP="00B01D35">
      <w:pPr>
        <w:jc w:val="both"/>
        <w:rPr>
          <w:ins w:id="584" w:author="NERGUI BATBAYAR" w:date="2026-10-24T10:57:00Z"/>
          <w:sz w:val="24"/>
          <w:szCs w:val="24"/>
          <w:shd w:val="clear" w:color="auto" w:fill="FFFFFF"/>
          <w:rPrChange w:id="585" w:author="NERGUI BATBAYAR" w:date="2026-10-24T12:17:00Z">
            <w:rPr>
              <w:ins w:id="586" w:author="NERGUI BATBAYAR" w:date="2026-10-24T10:57:00Z"/>
              <w:rFonts w:ascii="Times New Roman" w:hAnsi="Times New Roman" w:cs="Times New Roman"/>
              <w:sz w:val="24"/>
              <w:szCs w:val="24"/>
              <w:shd w:val="clear" w:color="auto" w:fill="FFFFFF"/>
            </w:rPr>
          </w:rPrChange>
        </w:rPr>
      </w:pPr>
      <w:ins w:id="587" w:author="NERGUI BATBAYAR" w:date="2026-10-24T10:16:00Z">
        <w:r w:rsidRPr="00DA0120">
          <w:rPr>
            <w:sz w:val="24"/>
            <w:szCs w:val="24"/>
            <w:rPrChange w:id="588" w:author="NERGUI BATBAYAR" w:date="2026-10-24T12:17:00Z">
              <w:rPr/>
            </w:rPrChange>
          </w:rPr>
          <w:t xml:space="preserve">This project </w:t>
        </w:r>
      </w:ins>
      <w:ins w:id="589" w:author="NERGUI BATBAYAR" w:date="2026-10-24T10:20:00Z">
        <w:r w:rsidRPr="00DA0120">
          <w:rPr>
            <w:sz w:val="24"/>
            <w:szCs w:val="24"/>
            <w:rPrChange w:id="590" w:author="NERGUI BATBAYAR" w:date="2026-10-24T12:17:00Z">
              <w:rPr/>
            </w:rPrChange>
          </w:rPr>
          <w:t>will use AIR visi</w:t>
        </w:r>
      </w:ins>
      <w:ins w:id="591" w:author="NERGUI BATBAYAR" w:date="2026-10-24T10:21:00Z">
        <w:r w:rsidRPr="00DA0120">
          <w:rPr>
            <w:sz w:val="24"/>
            <w:szCs w:val="24"/>
            <w:rPrChange w:id="592" w:author="NERGUI BATBAYAR" w:date="2026-10-24T12:17:00Z">
              <w:rPr/>
            </w:rPrChange>
          </w:rPr>
          <w:t>to</w:t>
        </w:r>
      </w:ins>
      <w:ins w:id="593" w:author="NERGUI BATBAYAR" w:date="2026-10-24T10:23:00Z">
        <w:r w:rsidRPr="00DA0120">
          <w:rPr>
            <w:sz w:val="24"/>
            <w:szCs w:val="24"/>
            <w:rPrChange w:id="594" w:author="NERGUI BATBAYAR" w:date="2026-10-24T12:17:00Z">
              <w:rPr/>
            </w:rPrChange>
          </w:rPr>
          <w:t>r</w:t>
        </w:r>
      </w:ins>
      <w:ins w:id="595" w:author="NERGUI BATBAYAR" w:date="2026-10-24T10:21:00Z">
        <w:r w:rsidRPr="00DA0120">
          <w:rPr>
            <w:sz w:val="24"/>
            <w:szCs w:val="24"/>
            <w:rPrChange w:id="596" w:author="NERGUI BATBAYAR" w:date="2026-10-24T12:17:00Z">
              <w:rPr/>
            </w:rPrChange>
          </w:rPr>
          <w:t xml:space="preserve"> records, restaurant information, calendar d</w:t>
        </w:r>
      </w:ins>
      <w:ins w:id="597" w:author="NERGUI BATBAYAR" w:date="2026-10-24T10:22:00Z">
        <w:r w:rsidRPr="00DA0120">
          <w:rPr>
            <w:sz w:val="24"/>
            <w:szCs w:val="24"/>
            <w:rPrChange w:id="598" w:author="NERGUI BATBAYAR" w:date="2026-10-24T12:17:00Z">
              <w:rPr/>
            </w:rPrChange>
          </w:rPr>
          <w:t>ata and AIR reservation records from the Recruit</w:t>
        </w:r>
      </w:ins>
      <w:ins w:id="599" w:author="NERGUI BATBAYAR" w:date="2026-10-24T10:23:00Z">
        <w:r w:rsidRPr="00DA0120">
          <w:rPr>
            <w:sz w:val="24"/>
            <w:szCs w:val="24"/>
            <w:rPrChange w:id="600" w:author="NERGUI BATBAYAR" w:date="2026-10-24T12:17:00Z">
              <w:rPr/>
            </w:rPrChange>
          </w:rPr>
          <w:t>. Restaurant Visitor Forecasting daily customer</w:t>
        </w:r>
      </w:ins>
      <w:ins w:id="601" w:author="NERGUI BATBAYAR" w:date="2026-10-24T10:24:00Z">
        <w:r w:rsidRPr="00DA0120">
          <w:rPr>
            <w:sz w:val="24"/>
            <w:szCs w:val="24"/>
            <w:rPrChange w:id="602" w:author="NERGUI BATBAYAR" w:date="2026-10-24T12:17:00Z">
              <w:rPr/>
            </w:rPrChange>
          </w:rPr>
          <w:t xml:space="preserve"> numbers for the next</w:t>
        </w:r>
      </w:ins>
      <w:ins w:id="603" w:author="NERGUI BATBAYAR" w:date="2026-10-24T10:39:00Z">
        <w:r w:rsidR="00B01D35" w:rsidRPr="00DA0120">
          <w:rPr>
            <w:sz w:val="24"/>
            <w:szCs w:val="24"/>
            <w:rPrChange w:id="604" w:author="NERGUI BATBAYAR" w:date="2026-10-24T12:17:00Z">
              <w:rPr/>
            </w:rPrChange>
          </w:rPr>
          <w:t xml:space="preserve"> </w:t>
        </w:r>
      </w:ins>
      <w:ins w:id="605" w:author="NERGUI BATBAYAR" w:date="2026-10-24T10:24:00Z">
        <w:r w:rsidRPr="00DA0120">
          <w:rPr>
            <w:sz w:val="24"/>
            <w:szCs w:val="24"/>
            <w:rPrChange w:id="606" w:author="NERGUI BATBAYAR" w:date="2026-10-24T12:17:00Z">
              <w:rPr/>
            </w:rPrChange>
          </w:rPr>
          <w:t>seven</w:t>
        </w:r>
        <w:r w:rsidRPr="00DA0120">
          <w:t xml:space="preserve"> </w:t>
        </w:r>
        <w:r w:rsidRPr="00DA0120">
          <w:rPr>
            <w:sz w:val="24"/>
            <w:szCs w:val="24"/>
            <w:rPrChange w:id="607" w:author="NERGUI BATBAYAR" w:date="2026-10-24T12:17:00Z">
              <w:rPr/>
            </w:rPrChange>
          </w:rPr>
          <w:t xml:space="preserve">days. Only </w:t>
        </w:r>
      </w:ins>
      <w:ins w:id="608" w:author="NERGUI BATBAYAR" w:date="2026-10-24T10:25:00Z">
        <w:r w:rsidRPr="00DA0120">
          <w:rPr>
            <w:sz w:val="24"/>
            <w:szCs w:val="24"/>
            <w:rPrChange w:id="609" w:author="NERGUI BATBAYAR" w:date="2026-10-24T12:17:00Z">
              <w:rPr/>
            </w:rPrChange>
          </w:rPr>
          <w:t>information available the time of forecasting will</w:t>
        </w:r>
      </w:ins>
      <w:ins w:id="610" w:author="NERGUI BATBAYAR" w:date="2026-10-24T10:26:00Z">
        <w:r w:rsidRPr="00DA0120">
          <w:rPr>
            <w:sz w:val="24"/>
            <w:szCs w:val="24"/>
            <w:rPrChange w:id="611" w:author="NERGUI BATBAYAR" w:date="2026-10-24T12:17:00Z">
              <w:rPr/>
            </w:rPrChange>
          </w:rPr>
          <w:t xml:space="preserve"> be used. A weekly seasonal </w:t>
        </w:r>
        <w:r w:rsidR="00F776CE" w:rsidRPr="00DA0120">
          <w:rPr>
            <w:sz w:val="24"/>
            <w:szCs w:val="24"/>
            <w:rPrChange w:id="612" w:author="NERGUI BATBAYAR" w:date="2026-10-24T12:17:00Z">
              <w:rPr/>
            </w:rPrChange>
          </w:rPr>
          <w:t>na</w:t>
        </w:r>
      </w:ins>
      <w:ins w:id="613" w:author="NERGUI BATBAYAR" w:date="2026-10-26T01:07:00Z">
        <w:r w:rsidR="00F62ABD">
          <w:rPr>
            <w:sz w:val="24"/>
            <w:szCs w:val="24"/>
          </w:rPr>
          <w:t>i</w:t>
        </w:r>
      </w:ins>
      <w:ins w:id="614" w:author="NERGUI BATBAYAR" w:date="2026-10-24T10:26:00Z">
        <w:r w:rsidR="00F776CE" w:rsidRPr="00DA0120">
          <w:rPr>
            <w:sz w:val="24"/>
            <w:szCs w:val="24"/>
            <w:rPrChange w:id="615" w:author="NERGUI BATBAYAR" w:date="2026-10-24T12:17:00Z">
              <w:rPr/>
            </w:rPrChange>
          </w:rPr>
          <w:t xml:space="preserve">ve </w:t>
        </w:r>
      </w:ins>
      <w:ins w:id="616" w:author="NERGUI BATBAYAR" w:date="2026-10-24T10:27:00Z">
        <w:r w:rsidR="00F776CE" w:rsidRPr="00DA0120">
          <w:rPr>
            <w:sz w:val="24"/>
            <w:szCs w:val="24"/>
            <w:rPrChange w:id="617" w:author="NERGUI BATBAYAR" w:date="2026-10-24T12:17:00Z">
              <w:rPr/>
            </w:rPrChange>
          </w:rPr>
          <w:t>baseline will be compared with Random Forest</w:t>
        </w:r>
      </w:ins>
      <w:ins w:id="618" w:author="NERGUI BATBAYAR" w:date="2026-10-24T10:28:00Z">
        <w:r w:rsidR="00F776CE" w:rsidRPr="00DA0120">
          <w:rPr>
            <w:sz w:val="24"/>
            <w:szCs w:val="24"/>
            <w:rPrChange w:id="619" w:author="NERGUI BATBAYAR" w:date="2026-10-24T12:17:00Z">
              <w:rPr/>
            </w:rPrChange>
          </w:rPr>
          <w:t xml:space="preserve"> and </w:t>
        </w:r>
      </w:ins>
      <w:ins w:id="620" w:author="NERGUI BATBAYAR" w:date="2026-10-24T10:30:00Z">
        <w:r w:rsidR="00F776CE" w:rsidRPr="00DA0120">
          <w:rPr>
            <w:sz w:val="24"/>
            <w:szCs w:val="24"/>
            <w:shd w:val="clear" w:color="auto" w:fill="FFFFFF"/>
            <w:rPrChange w:id="621" w:author="NERGUI BATBAYAR" w:date="2026-10-24T12:17:00Z">
              <w:rPr>
                <w:rFonts w:ascii="Times New Roman" w:hAnsi="Times New Roman" w:cs="Times New Roman"/>
                <w:sz w:val="24"/>
                <w:szCs w:val="24"/>
                <w:shd w:val="clear" w:color="auto" w:fill="FFFFFF"/>
              </w:rPr>
            </w:rPrChange>
          </w:rPr>
          <w:t xml:space="preserve">Decision Tree regression models, using chronological </w:t>
        </w:r>
      </w:ins>
      <w:ins w:id="622" w:author="NERGUI BATBAYAR" w:date="2026-10-24T10:31:00Z">
        <w:r w:rsidR="00F776CE" w:rsidRPr="00DA0120">
          <w:rPr>
            <w:sz w:val="24"/>
            <w:szCs w:val="24"/>
            <w:shd w:val="clear" w:color="auto" w:fill="FFFFFF"/>
            <w:rPrChange w:id="623" w:author="NERGUI BATBAYAR" w:date="2026-10-24T12:17:00Z">
              <w:rPr>
                <w:rFonts w:ascii="Times New Roman" w:hAnsi="Times New Roman" w:cs="Times New Roman"/>
                <w:sz w:val="24"/>
                <w:szCs w:val="24"/>
                <w:shd w:val="clear" w:color="auto" w:fill="FFFFFF"/>
              </w:rPr>
            </w:rPrChange>
          </w:rPr>
          <w:t xml:space="preserve">evaluation. </w:t>
        </w:r>
      </w:ins>
      <w:ins w:id="624" w:author="NERGUI BATBAYAR" w:date="2026-10-24T10:40:00Z">
        <w:r w:rsidR="00B01D35" w:rsidRPr="00DA0120">
          <w:rPr>
            <w:sz w:val="24"/>
            <w:szCs w:val="24"/>
            <w:shd w:val="clear" w:color="auto" w:fill="FFFFFF"/>
            <w:rPrChange w:id="625" w:author="NERGUI BATBAYAR" w:date="2026-10-24T12:17:00Z">
              <w:rPr>
                <w:rFonts w:ascii="Segoe UI Historic" w:hAnsi="Segoe UI Historic" w:cs="Segoe UI Historic"/>
                <w:color w:val="FFFFFF"/>
                <w:sz w:val="23"/>
                <w:szCs w:val="23"/>
                <w:shd w:val="clear" w:color="auto" w:fill="FFFFFF"/>
              </w:rPr>
            </w:rPrChange>
          </w:rPr>
          <w:t>The project will not predict individual dish sales, revenue, staff working hours or food-waste quantities. It will support planning rather than automatically determine staffing levels or ingredient quantities. Therefore, actual reductions in costs or food waste will not be measured or claimed.</w:t>
        </w:r>
      </w:ins>
    </w:p>
    <w:p w14:paraId="23A9592F" w14:textId="3EF87394" w:rsidR="00D9366C" w:rsidRPr="00F62ABD" w:rsidRDefault="00D9366C" w:rsidP="00D9366C">
      <w:pPr>
        <w:pStyle w:val="Heading1"/>
        <w:numPr>
          <w:ilvl w:val="0"/>
          <w:numId w:val="0"/>
        </w:numPr>
        <w:rPr>
          <w:ins w:id="626" w:author="NERGUI BATBAYAR" w:date="2026-10-24T11:00:00Z"/>
          <w:rFonts w:cs="Calibri"/>
          <w:b/>
          <w:bCs/>
          <w:color w:val="auto"/>
          <w:sz w:val="28"/>
          <w:szCs w:val="28"/>
          <w:rPrChange w:id="627" w:author="NERGUI BATBAYAR" w:date="2026-10-26T01:02:00Z">
            <w:rPr>
              <w:ins w:id="628" w:author="NERGUI BATBAYAR" w:date="2026-10-24T11:00:00Z"/>
            </w:rPr>
          </w:rPrChange>
        </w:rPr>
      </w:pPr>
      <w:ins w:id="629" w:author="NERGUI BATBAYAR" w:date="2026-10-24T10:59:00Z">
        <w:r w:rsidRPr="00F62ABD">
          <w:rPr>
            <w:rFonts w:cs="Calibri"/>
            <w:b/>
            <w:bCs/>
            <w:sz w:val="28"/>
            <w:szCs w:val="28"/>
            <w:rPrChange w:id="630" w:author="NERGUI BATBAYAR" w:date="2026-10-26T01:02:00Z">
              <w:rPr>
                <w:rFonts w:cs="Calibri"/>
              </w:rPr>
            </w:rPrChange>
          </w:rPr>
          <w:t xml:space="preserve">6 </w:t>
        </w:r>
      </w:ins>
      <w:ins w:id="631" w:author="NERGUI BATBAYAR" w:date="2026-10-24T11:00:00Z">
        <w:r w:rsidRPr="00F62ABD">
          <w:rPr>
            <w:rFonts w:cs="Calibri"/>
            <w:b/>
            <w:bCs/>
            <w:sz w:val="28"/>
            <w:szCs w:val="28"/>
            <w:rPrChange w:id="632" w:author="NERGUI BATBAYAR" w:date="2026-10-26T01:02:00Z">
              <w:rPr>
                <w:rFonts w:cs="Calibri"/>
              </w:rPr>
            </w:rPrChange>
          </w:rPr>
          <w:t>Methodology</w:t>
        </w:r>
      </w:ins>
    </w:p>
    <w:p w14:paraId="5ED822D1" w14:textId="217083CA" w:rsidR="001B4908" w:rsidRPr="00DA0120" w:rsidRDefault="001B4908" w:rsidP="001B4908">
      <w:pPr>
        <w:shd w:val="clear" w:color="auto" w:fill="FFFFFF"/>
        <w:jc w:val="both"/>
        <w:rPr>
          <w:ins w:id="633" w:author="NERGUI BATBAYAR" w:date="2026-10-24T11:26:00Z"/>
          <w:sz w:val="24"/>
          <w:szCs w:val="24"/>
          <w:rPrChange w:id="634" w:author="NERGUI BATBAYAR" w:date="2026-10-24T12:17:00Z">
            <w:rPr>
              <w:ins w:id="635" w:author="NERGUI BATBAYAR" w:date="2026-10-24T11:26:00Z"/>
              <w:rFonts w:ascii="Times New Roman" w:hAnsi="Times New Roman" w:cs="Times New Roman"/>
              <w:sz w:val="24"/>
              <w:szCs w:val="24"/>
            </w:rPr>
          </w:rPrChange>
        </w:rPr>
      </w:pPr>
      <w:ins w:id="636" w:author="NERGUI BATBAYAR" w:date="2026-10-24T11:25:00Z">
        <w:r w:rsidRPr="00DA0120">
          <w:rPr>
            <w:sz w:val="24"/>
            <w:szCs w:val="24"/>
            <w:rPrChange w:id="637" w:author="NERGUI BATBAYAR" w:date="2026-10-24T12:17:00Z">
              <w:rPr>
                <w:rFonts w:ascii="inherit" w:hAnsi="inherit" w:cs="Segoe UI Historic"/>
                <w:color w:val="FFFFFF"/>
                <w:sz w:val="23"/>
                <w:szCs w:val="23"/>
              </w:rPr>
            </w:rPrChange>
          </w:rPr>
          <w:t>Next semester, a reproducible analysis will be conducted using Python and Jup</w:t>
        </w:r>
      </w:ins>
      <w:ins w:id="638" w:author="NERGUI BATBAYAR" w:date="2026-10-26T01:07:00Z">
        <w:r w:rsidR="00F62ABD">
          <w:rPr>
            <w:sz w:val="24"/>
            <w:szCs w:val="24"/>
          </w:rPr>
          <w:t>i</w:t>
        </w:r>
      </w:ins>
      <w:ins w:id="639" w:author="NERGUI BATBAYAR" w:date="2026-10-24T11:25:00Z">
        <w:r w:rsidRPr="00DA0120">
          <w:rPr>
            <w:sz w:val="24"/>
            <w:szCs w:val="24"/>
            <w:rPrChange w:id="640" w:author="NERGUI BATBAYAR" w:date="2026-10-24T12:17:00Z">
              <w:rPr>
                <w:rFonts w:ascii="inherit" w:hAnsi="inherit" w:cs="Segoe UI Historic"/>
                <w:color w:val="FFFFFF"/>
                <w:sz w:val="23"/>
                <w:szCs w:val="23"/>
              </w:rPr>
            </w:rPrChange>
          </w:rPr>
          <w:t xml:space="preserve">ter Notebook. Pandas will be used for data preparation, Matplotlib and Seaborn for visualisation, and scikit-learn for model training and evaluation. First, dates, restaurant identifiers, and negative or suspicious values will be checked. Days without records will not automatically be treated as having zero visitors; available evidence will be used to distinguish between missing data and restaurant closures. </w:t>
        </w:r>
      </w:ins>
    </w:p>
    <w:p w14:paraId="437C0CC4" w14:textId="1A87EC61" w:rsidR="001B4908" w:rsidRDefault="001B4908" w:rsidP="001B4908">
      <w:pPr>
        <w:shd w:val="clear" w:color="auto" w:fill="FFFFFF"/>
        <w:jc w:val="both"/>
        <w:rPr>
          <w:ins w:id="641" w:author="NERGUI BATBAYAR" w:date="2026-10-26T01:10:00Z"/>
          <w:sz w:val="24"/>
          <w:szCs w:val="24"/>
        </w:rPr>
      </w:pPr>
      <w:ins w:id="642" w:author="NERGUI BATBAYAR" w:date="2026-10-24T11:25:00Z">
        <w:r w:rsidRPr="00DA0120">
          <w:rPr>
            <w:sz w:val="24"/>
            <w:szCs w:val="24"/>
            <w:rPrChange w:id="643" w:author="NERGUI BATBAYAR" w:date="2026-10-24T12:17:00Z">
              <w:rPr>
                <w:rFonts w:ascii="inherit" w:hAnsi="inherit" w:cs="Segoe UI Historic"/>
                <w:color w:val="FFFFFF"/>
                <w:sz w:val="23"/>
                <w:szCs w:val="23"/>
              </w:rPr>
            </w:rPrChange>
          </w:rPr>
          <w:t>The baseline method will use the actual visitor count from the same day of the previous week. Restaurants with insufficient historical data will be flagged separately. The machine learning models will include restaurant type, day of the week, public holiday indicators, visitor counts from previous weeks, and averages calculated using past data only. Random Forest will be selected for its ability to capture nonlinear relationships, while Decision Tree will be used to make predictions by splitting the data according to feature values</w:t>
        </w:r>
      </w:ins>
      <w:ins w:id="644" w:author="NERGUI BATBAYAR" w:date="2026-10-26T00:55:00Z">
        <w:r w:rsidR="005256D0">
          <w:rPr>
            <w:sz w:val="24"/>
            <w:szCs w:val="24"/>
          </w:rPr>
          <w:t xml:space="preserve">. </w:t>
        </w:r>
      </w:ins>
      <w:ins w:id="645" w:author="NERGUI BATBAYAR" w:date="2026-10-24T11:25:00Z">
        <w:r w:rsidRPr="00DA0120">
          <w:rPr>
            <w:sz w:val="24"/>
            <w:szCs w:val="24"/>
            <w:rPrChange w:id="646" w:author="NERGUI BATBAYAR" w:date="2026-10-24T12:17:00Z">
              <w:rPr>
                <w:rFonts w:ascii="inherit" w:hAnsi="inherit" w:cs="Segoe UI Historic"/>
                <w:color w:val="FFFFFF"/>
                <w:sz w:val="23"/>
                <w:szCs w:val="23"/>
              </w:rPr>
            </w:rPrChange>
          </w:rPr>
          <w:t>The data will not be split random</w:t>
        </w:r>
      </w:ins>
      <w:ins w:id="647" w:author="NERGUI BATBAYAR" w:date="2026-10-25T10:33:00Z">
        <w:r w:rsidR="008864D9">
          <w:rPr>
            <w:sz w:val="24"/>
            <w:szCs w:val="24"/>
          </w:rPr>
          <w:t xml:space="preserve"> </w:t>
        </w:r>
      </w:ins>
      <w:ins w:id="648" w:author="NERGUI BATBAYAR" w:date="2026-10-24T11:25:00Z">
        <w:r w:rsidRPr="00DA0120">
          <w:rPr>
            <w:sz w:val="24"/>
            <w:szCs w:val="24"/>
            <w:rPrChange w:id="649" w:author="NERGUI BATBAYAR" w:date="2026-10-24T12:17:00Z">
              <w:rPr>
                <w:rFonts w:ascii="inherit" w:hAnsi="inherit" w:cs="Segoe UI Historic"/>
                <w:color w:val="FFFFFF"/>
                <w:sz w:val="23"/>
                <w:szCs w:val="23"/>
              </w:rPr>
            </w:rPrChange>
          </w:rPr>
          <w:t>Rolling-origin evaluation will be used, training on earlier data and testing on the following seven days. Model tuning will be conducted using the training and validation periods, while the most recent period will be held out for final testing. Reservations will only be used if they were recorded by the forecast date. Actual future visitor counts within the seven-day forecast period will not be included as input features. The primary evaluation metric will be MAE (Mean Absolute Error). Additional evaluation will consider RMSE, errors for individual restaurants, and underprediction on busy days</w:t>
        </w:r>
      </w:ins>
      <w:ins w:id="650" w:author="NERGUI BATBAYAR" w:date="2026-10-24T12:14:00Z">
        <w:r w:rsidR="00DA0120" w:rsidRPr="00DA0120">
          <w:rPr>
            <w:sz w:val="24"/>
            <w:szCs w:val="24"/>
            <w:rPrChange w:id="651" w:author="NERGUI BATBAYAR" w:date="2026-10-24T12:17:00Z">
              <w:rPr>
                <w:rFonts w:ascii="Times New Roman" w:hAnsi="Times New Roman" w:cs="Times New Roman"/>
                <w:sz w:val="24"/>
                <w:szCs w:val="24"/>
              </w:rPr>
            </w:rPrChange>
          </w:rPr>
          <w:t>.</w:t>
        </w:r>
      </w:ins>
    </w:p>
    <w:p w14:paraId="56E30432" w14:textId="78B24AE4" w:rsidR="003B2F44" w:rsidRPr="00A44EBC" w:rsidRDefault="003B2F44" w:rsidP="001B4908">
      <w:pPr>
        <w:shd w:val="clear" w:color="auto" w:fill="FFFFFF"/>
        <w:jc w:val="both"/>
        <w:rPr>
          <w:ins w:id="652" w:author="NERGUI BATBAYAR" w:date="2026-10-26T01:11:00Z"/>
          <w:b/>
          <w:bCs/>
          <w:sz w:val="24"/>
          <w:szCs w:val="24"/>
          <w:rPrChange w:id="653" w:author="NERGUI BATBAYAR" w:date="2026-10-26T01:31:00Z">
            <w:rPr>
              <w:ins w:id="654" w:author="NERGUI BATBAYAR" w:date="2026-10-26T01:11:00Z"/>
              <w:sz w:val="24"/>
              <w:szCs w:val="24"/>
            </w:rPr>
          </w:rPrChange>
        </w:rPr>
      </w:pPr>
      <w:ins w:id="655" w:author="NERGUI BATBAYAR" w:date="2026-10-26T01:11:00Z">
        <w:r w:rsidRPr="00A44EBC">
          <w:rPr>
            <w:b/>
            <w:bCs/>
            <w:sz w:val="24"/>
            <w:szCs w:val="24"/>
            <w:rPrChange w:id="656" w:author="NERGUI BATBAYAR" w:date="2026-10-26T01:31:00Z">
              <w:rPr>
                <w:sz w:val="24"/>
                <w:szCs w:val="24"/>
              </w:rPr>
            </w:rPrChange>
          </w:rPr>
          <w:t xml:space="preserve">Figure 1 </w:t>
        </w:r>
        <w:proofErr w:type="spellStart"/>
        <w:r w:rsidRPr="00A44EBC">
          <w:rPr>
            <w:b/>
            <w:bCs/>
            <w:sz w:val="24"/>
            <w:szCs w:val="24"/>
            <w:rPrChange w:id="657" w:author="NERGUI BATBAYAR" w:date="2026-10-26T01:31:00Z">
              <w:rPr>
                <w:sz w:val="24"/>
                <w:szCs w:val="24"/>
              </w:rPr>
            </w:rPrChange>
          </w:rPr>
          <w:t>Proposel</w:t>
        </w:r>
        <w:proofErr w:type="spellEnd"/>
        <w:r w:rsidRPr="00A44EBC">
          <w:rPr>
            <w:b/>
            <w:bCs/>
            <w:sz w:val="24"/>
            <w:szCs w:val="24"/>
            <w:rPrChange w:id="658" w:author="NERGUI BATBAYAR" w:date="2026-10-26T01:31:00Z">
              <w:rPr>
                <w:sz w:val="24"/>
                <w:szCs w:val="24"/>
              </w:rPr>
            </w:rPrChange>
          </w:rPr>
          <w:t xml:space="preserve"> workflow</w:t>
        </w:r>
      </w:ins>
    </w:p>
    <w:p w14:paraId="44E6D33A" w14:textId="32923319" w:rsidR="003B2F44" w:rsidRDefault="00154101" w:rsidP="001B4908">
      <w:pPr>
        <w:shd w:val="clear" w:color="auto" w:fill="FFFFFF"/>
        <w:jc w:val="both"/>
        <w:rPr>
          <w:ins w:id="659" w:author="NERGUI BATBAYAR" w:date="2026-10-25T01:03:00Z"/>
          <w:sz w:val="24"/>
          <w:szCs w:val="24"/>
        </w:rPr>
      </w:pPr>
      <w:ins w:id="660" w:author="NERGUI BATBAYAR" w:date="2026-10-26T01:18:00Z">
        <w:r>
          <w:rPr>
            <w:noProof/>
            <w:sz w:val="24"/>
            <w:szCs w:val="24"/>
          </w:rPr>
          <mc:AlternateContent>
            <mc:Choice Requires="wps">
              <w:drawing>
                <wp:anchor distT="0" distB="0" distL="114300" distR="114300" simplePos="0" relativeHeight="251662848" behindDoc="1" locked="0" layoutInCell="1" allowOverlap="1" wp14:anchorId="0562A1F2" wp14:editId="41042F85">
                  <wp:simplePos x="0" y="0"/>
                  <wp:positionH relativeFrom="margin">
                    <wp:align>right</wp:align>
                  </wp:positionH>
                  <wp:positionV relativeFrom="paragraph">
                    <wp:posOffset>79226</wp:posOffset>
                  </wp:positionV>
                  <wp:extent cx="2606675" cy="889635"/>
                  <wp:effectExtent l="0" t="0" r="22225" b="24765"/>
                  <wp:wrapTight wrapText="bothSides">
                    <wp:wrapPolygon edited="0">
                      <wp:start x="0" y="0"/>
                      <wp:lineTo x="0" y="21739"/>
                      <wp:lineTo x="21626" y="21739"/>
                      <wp:lineTo x="21626" y="0"/>
                      <wp:lineTo x="0" y="0"/>
                    </wp:wrapPolygon>
                  </wp:wrapTight>
                  <wp:docPr id="563685492" name="Rectangle 1"/>
                  <wp:cNvGraphicFramePr/>
                  <a:graphic xmlns:a="http://schemas.openxmlformats.org/drawingml/2006/main">
                    <a:graphicData uri="http://schemas.microsoft.com/office/word/2010/wordprocessingShape">
                      <wps:wsp>
                        <wps:cNvSpPr/>
                        <wps:spPr>
                          <a:xfrm>
                            <a:off x="0" y="0"/>
                            <a:ext cx="2606675" cy="889635"/>
                          </a:xfrm>
                          <a:prstGeom prst="rect">
                            <a:avLst/>
                          </a:prstGeom>
                          <a:solidFill>
                            <a:schemeClr val="accent3">
                              <a:lumMod val="20000"/>
                              <a:lumOff val="80000"/>
                            </a:schemeClr>
                          </a:solidFill>
                        </wps:spPr>
                        <wps:style>
                          <a:lnRef idx="2">
                            <a:schemeClr val="accent6"/>
                          </a:lnRef>
                          <a:fillRef idx="1">
                            <a:schemeClr val="lt1"/>
                          </a:fillRef>
                          <a:effectRef idx="0">
                            <a:schemeClr val="accent6"/>
                          </a:effectRef>
                          <a:fontRef idx="minor">
                            <a:schemeClr val="dk1"/>
                          </a:fontRef>
                        </wps:style>
                        <wps:txbx>
                          <w:txbxContent>
                            <w:p w14:paraId="087385F2" w14:textId="65DC20F1" w:rsidR="00154101" w:rsidRPr="003B2F44" w:rsidRDefault="00154101" w:rsidP="003B2F44">
                              <w:pPr>
                                <w:jc w:val="center"/>
                                <w:rPr>
                                  <w:ins w:id="661" w:author="NERGUI BATBAYAR" w:date="2026-10-26T01:14:00Z"/>
                                  <w:b/>
                                  <w:bCs/>
                                  <w:sz w:val="24"/>
                                  <w:szCs w:val="24"/>
                                  <w:lang w:val="en-US"/>
                                  <w:rPrChange w:id="662" w:author="NERGUI BATBAYAR" w:date="2026-10-26T01:17:00Z">
                                    <w:rPr>
                                      <w:ins w:id="663" w:author="NERGUI BATBAYAR" w:date="2026-10-26T01:14:00Z"/>
                                      <w:lang w:val="en-US"/>
                                    </w:rPr>
                                  </w:rPrChange>
                                </w:rPr>
                              </w:pPr>
                              <w:ins w:id="664" w:author="NERGUI BATBAYAR" w:date="2026-10-26T01:27:00Z">
                                <w:r>
                                  <w:rPr>
                                    <w:b/>
                                    <w:bCs/>
                                    <w:sz w:val="24"/>
                                    <w:szCs w:val="24"/>
                                    <w:lang w:val="en-US"/>
                                  </w:rPr>
                                  <w:t xml:space="preserve">Data preparation </w:t>
                                </w:r>
                              </w:ins>
                            </w:p>
                            <w:p w14:paraId="52E652E1" w14:textId="1B3AB335" w:rsidR="00154101" w:rsidRPr="003B2F44" w:rsidRDefault="00154101" w:rsidP="003B2F44">
                              <w:pPr>
                                <w:jc w:val="center"/>
                                <w:rPr>
                                  <w:lang w:val="en-US"/>
                                  <w:rPrChange w:id="665" w:author="NERGUI BATBAYAR" w:date="2026-10-26T01:14:00Z">
                                    <w:rPr/>
                                  </w:rPrChange>
                                </w:rPr>
                                <w:pPrChange w:id="666" w:author="NERGUI BATBAYAR" w:date="2026-10-26T01:13:00Z">
                                  <w:pPr/>
                                </w:pPrChange>
                              </w:pPr>
                              <w:ins w:id="667" w:author="NERGUI BATBAYAR" w:date="2026-10-26T01:27:00Z">
                                <w:r>
                                  <w:rPr>
                                    <w:lang w:val="en-US"/>
                                  </w:rPr>
                                  <w:t>Quality check</w:t>
                                </w:r>
                              </w:ins>
                              <w:ins w:id="668" w:author="NERGUI BATBAYAR" w:date="2026-10-26T01:24:00Z">
                                <w:r>
                                  <w:rPr>
                                    <w:lang w:val="en-US"/>
                                  </w:rPr>
                                  <w:t xml:space="preserve"> |</w:t>
                                </w:r>
                              </w:ins>
                              <w:ins w:id="669" w:author="NERGUI BATBAYAR" w:date="2026-10-26T01:28:00Z">
                                <w:r>
                                  <w:rPr>
                                    <w:lang w:val="en-US"/>
                                  </w:rPr>
                                  <w:t xml:space="preserve"> </w:t>
                                </w:r>
                                <w:r w:rsidR="00A44EBC">
                                  <w:rPr>
                                    <w:lang w:val="en-US"/>
                                  </w:rPr>
                                  <w:t>Past-only features</w:t>
                                </w:r>
                              </w:ins>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62A1F2" id="Rectangle 1" o:spid="_x0000_s1032" style="position:absolute;left:0;text-align:left;margin-left:154.05pt;margin-top:6.25pt;width:205.25pt;height:70.05pt;z-index:-2516536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" fillcolor="#c1f0c7 [662]" strokecolor="#4ea72e [3209]" strokeweight="1pt">
                  <v:textbox>
                    <w:txbxContent>
                      <w:p w14:paraId="087385F2" w14:textId="65DC20F1" w:rsidR="00154101" w:rsidRPr="003B2F44" w:rsidRDefault="00154101" w:rsidP="003B2F44">
                        <w:pPr>
                          <w:jc w:val="center"/>
                          <w:rPr>
                            <w:ins w:id="670" w:author="NERGUI BATBAYAR" w:date="2026-10-26T01:14:00Z"/>
                            <w:b/>
                            <w:bCs/>
                            <w:sz w:val="24"/>
                            <w:szCs w:val="24"/>
                            <w:lang w:val="en-US"/>
                            <w:rPrChange w:id="671" w:author="NERGUI BATBAYAR" w:date="2026-10-26T01:17:00Z">
                              <w:rPr>
                                <w:ins w:id="672" w:author="NERGUI BATBAYAR" w:date="2026-10-26T01:14:00Z"/>
                                <w:lang w:val="en-US"/>
                              </w:rPr>
                            </w:rPrChange>
                          </w:rPr>
                        </w:pPr>
                        <w:ins w:id="673" w:author="NERGUI BATBAYAR" w:date="2026-10-26T01:27:00Z">
                          <w:r>
                            <w:rPr>
                              <w:b/>
                              <w:bCs/>
                              <w:sz w:val="24"/>
                              <w:szCs w:val="24"/>
                              <w:lang w:val="en-US"/>
                            </w:rPr>
                            <w:t xml:space="preserve">Data preparation </w:t>
                          </w:r>
                        </w:ins>
                      </w:p>
                      <w:p w14:paraId="52E652E1" w14:textId="1B3AB335" w:rsidR="00154101" w:rsidRPr="003B2F44" w:rsidRDefault="00154101" w:rsidP="003B2F44">
                        <w:pPr>
                          <w:jc w:val="center"/>
                          <w:rPr>
                            <w:lang w:val="en-US"/>
                            <w:rPrChange w:id="674" w:author="NERGUI BATBAYAR" w:date="2026-10-26T01:14:00Z">
                              <w:rPr/>
                            </w:rPrChange>
                          </w:rPr>
                          <w:pPrChange w:id="675" w:author="NERGUI BATBAYAR" w:date="2026-10-26T01:13:00Z">
                            <w:pPr/>
                          </w:pPrChange>
                        </w:pPr>
                        <w:ins w:id="676" w:author="NERGUI BATBAYAR" w:date="2026-10-26T01:27:00Z">
                          <w:r>
                            <w:rPr>
                              <w:lang w:val="en-US"/>
                            </w:rPr>
                            <w:t>Quality check</w:t>
                          </w:r>
                        </w:ins>
                        <w:ins w:id="677" w:author="NERGUI BATBAYAR" w:date="2026-10-26T01:24:00Z">
                          <w:r>
                            <w:rPr>
                              <w:lang w:val="en-US"/>
                            </w:rPr>
                            <w:t xml:space="preserve"> |</w:t>
                          </w:r>
                        </w:ins>
                        <w:ins w:id="678" w:author="NERGUI BATBAYAR" w:date="2026-10-26T01:28:00Z">
                          <w:r>
                            <w:rPr>
                              <w:lang w:val="en-US"/>
                            </w:rPr>
                            <w:t xml:space="preserve"> </w:t>
                          </w:r>
                          <w:r w:rsidR="00A44EBC">
                            <w:rPr>
                              <w:lang w:val="en-US"/>
                            </w:rPr>
                            <w:t>Past-only features</w:t>
                          </w:r>
                        </w:ins>
                      </w:p>
                    </w:txbxContent>
                  </v:textbox>
                  <w10:wrap type="tight" anchorx="margin"/>
                </v:rect>
              </w:pict>
            </mc:Fallback>
          </mc:AlternateContent>
        </w:r>
      </w:ins>
      <w:ins w:id="679" w:author="NERGUI BATBAYAR" w:date="2026-10-26T01:13:00Z">
        <w:r>
          <w:rPr>
            <w:noProof/>
            <w:sz w:val="24"/>
            <w:szCs w:val="24"/>
          </w:rPr>
          <mc:AlternateContent>
            <mc:Choice Requires="wps">
              <w:drawing>
                <wp:anchor distT="0" distB="0" distL="114300" distR="114300" simplePos="0" relativeHeight="251659776" behindDoc="0" locked="0" layoutInCell="1" allowOverlap="1" wp14:anchorId="586B6731" wp14:editId="1720F49D">
                  <wp:simplePos x="0" y="0"/>
                  <wp:positionH relativeFrom="margin">
                    <wp:align>left</wp:align>
                  </wp:positionH>
                  <wp:positionV relativeFrom="paragraph">
                    <wp:posOffset>75524</wp:posOffset>
                  </wp:positionV>
                  <wp:extent cx="2719705" cy="875030"/>
                  <wp:effectExtent l="0" t="0" r="23495" b="20320"/>
                  <wp:wrapNone/>
                  <wp:docPr id="1833127304" name="Rectangle 1"/>
                  <wp:cNvGraphicFramePr/>
                  <a:graphic xmlns:a="http://schemas.openxmlformats.org/drawingml/2006/main">
                    <a:graphicData uri="http://schemas.microsoft.com/office/word/2010/wordprocessingShape">
                      <wps:wsp>
                        <wps:cNvSpPr/>
                        <wps:spPr>
                          <a:xfrm>
                            <a:off x="0" y="0"/>
                            <a:ext cx="2719705" cy="875030"/>
                          </a:xfrm>
                          <a:prstGeom prst="rect">
                            <a:avLst/>
                          </a:prstGeom>
                          <a:solidFill>
                            <a:schemeClr val="accent3">
                              <a:lumMod val="20000"/>
                              <a:lumOff val="80000"/>
                            </a:schemeClr>
                          </a:solidFill>
                        </wps:spPr>
                        <wps:style>
                          <a:lnRef idx="2">
                            <a:schemeClr val="accent6"/>
                          </a:lnRef>
                          <a:fillRef idx="1">
                            <a:schemeClr val="lt1"/>
                          </a:fillRef>
                          <a:effectRef idx="0">
                            <a:schemeClr val="accent6"/>
                          </a:effectRef>
                          <a:fontRef idx="minor">
                            <a:schemeClr val="dk1"/>
                          </a:fontRef>
                        </wps:style>
                        <wps:txbx>
                          <w:txbxContent>
                            <w:p w14:paraId="111889E0" w14:textId="5634471B" w:rsidR="003B2F44" w:rsidRPr="003B2F44" w:rsidRDefault="003B2F44" w:rsidP="003B2F44">
                              <w:pPr>
                                <w:jc w:val="center"/>
                                <w:rPr>
                                  <w:ins w:id="680" w:author="NERGUI BATBAYAR" w:date="2026-10-26T01:14:00Z"/>
                                  <w:b/>
                                  <w:bCs/>
                                  <w:sz w:val="24"/>
                                  <w:szCs w:val="24"/>
                                  <w:lang w:val="en-US"/>
                                  <w:rPrChange w:id="681" w:author="NERGUI BATBAYAR" w:date="2026-10-26T01:17:00Z">
                                    <w:rPr>
                                      <w:ins w:id="682" w:author="NERGUI BATBAYAR" w:date="2026-10-26T01:14:00Z"/>
                                      <w:lang w:val="en-US"/>
                                    </w:rPr>
                                  </w:rPrChange>
                                </w:rPr>
                              </w:pPr>
                              <w:ins w:id="683" w:author="NERGUI BATBAYAR" w:date="2026-10-26T01:14:00Z">
                                <w:r w:rsidRPr="003B2F44">
                                  <w:rPr>
                                    <w:b/>
                                    <w:bCs/>
                                    <w:sz w:val="24"/>
                                    <w:szCs w:val="24"/>
                                    <w:lang w:val="en-US"/>
                                    <w:rPrChange w:id="684" w:author="NERGUI BATBAYAR" w:date="2026-10-26T01:17:00Z">
                                      <w:rPr>
                                        <w:lang w:val="en-US"/>
                                      </w:rPr>
                                    </w:rPrChange>
                                  </w:rPr>
                                  <w:t>CSV inputs</w:t>
                                </w:r>
                              </w:ins>
                            </w:p>
                            <w:p w14:paraId="007494A1" w14:textId="44813DE7" w:rsidR="003B2F44" w:rsidRPr="003B2F44" w:rsidRDefault="003B2F44" w:rsidP="003B2F44">
                              <w:pPr>
                                <w:jc w:val="center"/>
                                <w:rPr>
                                  <w:lang w:val="en-US"/>
                                  <w:rPrChange w:id="685" w:author="NERGUI BATBAYAR" w:date="2026-10-26T01:14:00Z">
                                    <w:rPr/>
                                  </w:rPrChange>
                                </w:rPr>
                                <w:pPrChange w:id="686" w:author="NERGUI BATBAYAR" w:date="2026-10-26T01:13:00Z">
                                  <w:pPr/>
                                </w:pPrChange>
                              </w:pPr>
                              <w:ins w:id="687" w:author="NERGUI BATBAYAR" w:date="2026-10-26T01:14:00Z">
                                <w:r>
                                  <w:rPr>
                                    <w:lang w:val="en-US"/>
                                  </w:rPr>
                                  <w:t xml:space="preserve">Visits | </w:t>
                                </w:r>
                              </w:ins>
                              <w:ins w:id="688" w:author="NERGUI BATBAYAR" w:date="2026-10-26T01:15:00Z">
                                <w:r>
                                  <w:rPr>
                                    <w:lang w:val="en-US"/>
                                  </w:rPr>
                                  <w:t>Store |Reservation |Calendar</w:t>
                                </w:r>
                              </w:ins>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6B6731" id="_x0000_s1033" style="position:absolute;left:0;text-align:left;margin-left:0;margin-top:5.95pt;width:214.15pt;height:68.9pt;z-index:2516597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" fillcolor="#c1f0c7 [662]" strokecolor="#4ea72e [3209]" strokeweight="1pt">
                  <v:textbox>
                    <w:txbxContent>
                      <w:p w14:paraId="111889E0" w14:textId="5634471B" w:rsidR="003B2F44" w:rsidRPr="003B2F44" w:rsidRDefault="003B2F44" w:rsidP="003B2F44">
                        <w:pPr>
                          <w:jc w:val="center"/>
                          <w:rPr>
                            <w:ins w:id="689" w:author="NERGUI BATBAYAR" w:date="2026-10-26T01:14:00Z"/>
                            <w:b/>
                            <w:bCs/>
                            <w:sz w:val="24"/>
                            <w:szCs w:val="24"/>
                            <w:lang w:val="en-US"/>
                            <w:rPrChange w:id="690" w:author="NERGUI BATBAYAR" w:date="2026-10-26T01:17:00Z">
                              <w:rPr>
                                <w:ins w:id="691" w:author="NERGUI BATBAYAR" w:date="2026-10-26T01:14:00Z"/>
                                <w:lang w:val="en-US"/>
                              </w:rPr>
                            </w:rPrChange>
                          </w:rPr>
                        </w:pPr>
                        <w:ins w:id="692" w:author="NERGUI BATBAYAR" w:date="2026-10-26T01:14:00Z">
                          <w:r w:rsidRPr="003B2F44">
                            <w:rPr>
                              <w:b/>
                              <w:bCs/>
                              <w:sz w:val="24"/>
                              <w:szCs w:val="24"/>
                              <w:lang w:val="en-US"/>
                              <w:rPrChange w:id="693" w:author="NERGUI BATBAYAR" w:date="2026-10-26T01:17:00Z">
                                <w:rPr>
                                  <w:lang w:val="en-US"/>
                                </w:rPr>
                              </w:rPrChange>
                            </w:rPr>
                            <w:t>CSV inputs</w:t>
                          </w:r>
                        </w:ins>
                      </w:p>
                      <w:p w14:paraId="007494A1" w14:textId="44813DE7" w:rsidR="003B2F44" w:rsidRPr="003B2F44" w:rsidRDefault="003B2F44" w:rsidP="003B2F44">
                        <w:pPr>
                          <w:jc w:val="center"/>
                          <w:rPr>
                            <w:lang w:val="en-US"/>
                            <w:rPrChange w:id="694" w:author="NERGUI BATBAYAR" w:date="2026-10-26T01:14:00Z">
                              <w:rPr/>
                            </w:rPrChange>
                          </w:rPr>
                          <w:pPrChange w:id="695" w:author="NERGUI BATBAYAR" w:date="2026-10-26T01:13:00Z">
                            <w:pPr/>
                          </w:pPrChange>
                        </w:pPr>
                        <w:ins w:id="696" w:author="NERGUI BATBAYAR" w:date="2026-10-26T01:14:00Z">
                          <w:r>
                            <w:rPr>
                              <w:lang w:val="en-US"/>
                            </w:rPr>
                            <w:t xml:space="preserve">Visits | </w:t>
                          </w:r>
                        </w:ins>
                        <w:ins w:id="697" w:author="NERGUI BATBAYAR" w:date="2026-10-26T01:15:00Z">
                          <w:r>
                            <w:rPr>
                              <w:lang w:val="en-US"/>
                            </w:rPr>
                            <w:t>Store |Reservation |Calendar</w:t>
                          </w:r>
                        </w:ins>
                      </w:p>
                    </w:txbxContent>
                  </v:textbox>
                  <w10:wrap anchorx="margin"/>
                </v:rect>
              </w:pict>
            </mc:Fallback>
          </mc:AlternateContent>
        </w:r>
      </w:ins>
    </w:p>
    <w:p w14:paraId="4A49624F" w14:textId="229851EB" w:rsidR="00682D35" w:rsidRDefault="00A44EBC" w:rsidP="001B4908">
      <w:pPr>
        <w:shd w:val="clear" w:color="auto" w:fill="FFFFFF"/>
        <w:jc w:val="both"/>
        <w:rPr>
          <w:ins w:id="698" w:author="NERGUI BATBAYAR" w:date="2026-10-25T01:03:00Z"/>
          <w:sz w:val="24"/>
          <w:szCs w:val="24"/>
        </w:rPr>
      </w:pPr>
      <w:ins w:id="699" w:author="NERGUI BATBAYAR" w:date="2026-10-26T01:30:00Z">
        <w:r>
          <w:rPr>
            <w:noProof/>
            <w:sz w:val="24"/>
            <w:szCs w:val="24"/>
          </w:rPr>
          <mc:AlternateContent>
            <mc:Choice Requires="wps">
              <w:drawing>
                <wp:anchor distT="0" distB="0" distL="114300" distR="114300" simplePos="0" relativeHeight="251665920" behindDoc="0" locked="0" layoutInCell="1" allowOverlap="1" wp14:anchorId="488B75D1" wp14:editId="49262F7A">
                  <wp:simplePos x="0" y="0"/>
                  <wp:positionH relativeFrom="column">
                    <wp:posOffset>2719705</wp:posOffset>
                  </wp:positionH>
                  <wp:positionV relativeFrom="paragraph">
                    <wp:posOffset>186393</wp:posOffset>
                  </wp:positionV>
                  <wp:extent cx="393146" cy="0"/>
                  <wp:effectExtent l="0" t="76200" r="26035" b="95250"/>
                  <wp:wrapNone/>
                  <wp:docPr id="893168066" name="Straight Arrow Connector 3"/>
                  <wp:cNvGraphicFramePr/>
                  <a:graphic xmlns:a="http://schemas.openxmlformats.org/drawingml/2006/main">
                    <a:graphicData uri="http://schemas.microsoft.com/office/word/2010/wordprocessingShape">
                      <wps:wsp>
                        <wps:cNvCnPr/>
                        <wps:spPr>
                          <a:xfrm>
                            <a:off x="0" y="0"/>
                            <a:ext cx="393146"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3510D82E" id="_x0000_t32" coordsize="21600,21600" o:spt="32" o:oned="t" path="m,l21600,21600e" filled="f">
                  <v:path arrowok="t" fillok="f" o:connecttype="none"/>
                  <o:lock v:ext="edit" shapetype="t"/>
                </v:shapetype>
                <v:shape id="Straight Arrow Connector 3" o:spid="_x0000_s1026" type="#_x0000_t32" style="position:absolute;margin-left:214.15pt;margin-top:14.7pt;width:30.95pt;height:0;z-index:2516659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" strokecolor="#156082 [3204]" strokeweight=".5pt">
                  <v:stroke endarrow="block" joinstyle="miter"/>
                </v:shape>
              </w:pict>
            </mc:Fallback>
          </mc:AlternateContent>
        </w:r>
      </w:ins>
    </w:p>
    <w:p w14:paraId="451A5A7F" w14:textId="36CE4B7E" w:rsidR="00682D35" w:rsidRDefault="00682D35">
      <w:pPr>
        <w:shd w:val="clear" w:color="auto" w:fill="FFFFFF"/>
        <w:jc w:val="both"/>
        <w:rPr>
          <w:ins w:id="700" w:author="NERGUI BATBAYAR" w:date="2026-10-26T01:15:00Z"/>
          <w:sz w:val="24"/>
          <w:szCs w:val="24"/>
        </w:rPr>
      </w:pPr>
    </w:p>
    <w:p w14:paraId="06F42218" w14:textId="776271FC" w:rsidR="003B2F44" w:rsidRDefault="00A44EBC">
      <w:pPr>
        <w:shd w:val="clear" w:color="auto" w:fill="FFFFFF"/>
        <w:jc w:val="both"/>
        <w:rPr>
          <w:ins w:id="701" w:author="NERGUI BATBAYAR" w:date="2026-10-26T01:15:00Z"/>
          <w:sz w:val="24"/>
          <w:szCs w:val="24"/>
        </w:rPr>
      </w:pPr>
      <w:ins w:id="702" w:author="NERGUI BATBAYAR" w:date="2026-10-26T01:31:00Z">
        <w:r>
          <w:rPr>
            <w:noProof/>
            <w:sz w:val="24"/>
            <w:szCs w:val="24"/>
          </w:rPr>
          <mc:AlternateContent>
            <mc:Choice Requires="wps">
              <w:drawing>
                <wp:anchor distT="0" distB="0" distL="114300" distR="114300" simplePos="0" relativeHeight="251667968" behindDoc="0" locked="0" layoutInCell="1" allowOverlap="1" wp14:anchorId="16BBD672" wp14:editId="1942C284">
                  <wp:simplePos x="0" y="0"/>
                  <wp:positionH relativeFrom="column">
                    <wp:posOffset>1276269</wp:posOffset>
                  </wp:positionH>
                  <wp:positionV relativeFrom="paragraph">
                    <wp:posOffset>63730</wp:posOffset>
                  </wp:positionV>
                  <wp:extent cx="3105069" cy="338522"/>
                  <wp:effectExtent l="38100" t="0" r="19685" b="80645"/>
                  <wp:wrapNone/>
                  <wp:docPr id="1885912830" name="Straight Arrow Connector 5"/>
                  <wp:cNvGraphicFramePr/>
                  <a:graphic xmlns:a="http://schemas.openxmlformats.org/drawingml/2006/main">
                    <a:graphicData uri="http://schemas.microsoft.com/office/word/2010/wordprocessingShape">
                      <wps:wsp>
                        <wps:cNvCnPr/>
                        <wps:spPr>
                          <a:xfrm flipH="1">
                            <a:off x="0" y="0"/>
                            <a:ext cx="3105069" cy="33852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0508543" id="Straight Arrow Connector 5" o:spid="_x0000_s1026" type="#_x0000_t32" style="position:absolute;margin-left:100.5pt;margin-top:5pt;width:244.5pt;height:26.65pt;flip:x;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" strokecolor="#156082 [3204]" strokeweight=".5pt">
                  <v:stroke endarrow="block" joinstyle="miter"/>
                </v:shape>
              </w:pict>
            </mc:Fallback>
          </mc:AlternateContent>
        </w:r>
      </w:ins>
    </w:p>
    <w:p w14:paraId="09D7BF1E" w14:textId="1F2AD535" w:rsidR="003B2F44" w:rsidRDefault="00154101">
      <w:pPr>
        <w:shd w:val="clear" w:color="auto" w:fill="FFFFFF"/>
        <w:jc w:val="both"/>
        <w:rPr>
          <w:ins w:id="703" w:author="NERGUI BATBAYAR" w:date="2026-10-26T01:15:00Z"/>
          <w:sz w:val="24"/>
          <w:szCs w:val="24"/>
        </w:rPr>
      </w:pPr>
      <w:ins w:id="704" w:author="NERGUI BATBAYAR" w:date="2026-10-26T01:20:00Z">
        <w:r>
          <w:rPr>
            <w:noProof/>
            <w:sz w:val="24"/>
            <w:szCs w:val="24"/>
          </w:rPr>
          <mc:AlternateContent>
            <mc:Choice Requires="wps">
              <w:drawing>
                <wp:anchor distT="0" distB="0" distL="114300" distR="114300" simplePos="0" relativeHeight="251664896" behindDoc="0" locked="0" layoutInCell="1" allowOverlap="1" wp14:anchorId="03946185" wp14:editId="146B9363">
                  <wp:simplePos x="0" y="0"/>
                  <wp:positionH relativeFrom="margin">
                    <wp:align>right</wp:align>
                  </wp:positionH>
                  <wp:positionV relativeFrom="paragraph">
                    <wp:posOffset>103883</wp:posOffset>
                  </wp:positionV>
                  <wp:extent cx="2618686" cy="889635"/>
                  <wp:effectExtent l="0" t="0" r="10795" b="11430"/>
                  <wp:wrapNone/>
                  <wp:docPr id="342634396" name="Rectangle 1"/>
                  <wp:cNvGraphicFramePr/>
                  <a:graphic xmlns:a="http://schemas.openxmlformats.org/drawingml/2006/main">
                    <a:graphicData uri="http://schemas.microsoft.com/office/word/2010/wordprocessingShape">
                      <wps:wsp>
                        <wps:cNvSpPr/>
                        <wps:spPr>
                          <a:xfrm>
                            <a:off x="0" y="0"/>
                            <a:ext cx="2618686" cy="889635"/>
                          </a:xfrm>
                          <a:prstGeom prst="rect">
                            <a:avLst/>
                          </a:prstGeom>
                          <a:solidFill>
                            <a:schemeClr val="accent3">
                              <a:lumMod val="20000"/>
                              <a:lumOff val="80000"/>
                            </a:schemeClr>
                          </a:solidFill>
                        </wps:spPr>
                        <wps:style>
                          <a:lnRef idx="2">
                            <a:schemeClr val="accent6"/>
                          </a:lnRef>
                          <a:fillRef idx="1">
                            <a:schemeClr val="lt1"/>
                          </a:fillRef>
                          <a:effectRef idx="0">
                            <a:schemeClr val="accent6"/>
                          </a:effectRef>
                          <a:fontRef idx="minor">
                            <a:schemeClr val="dk1"/>
                          </a:fontRef>
                        </wps:style>
                        <wps:txbx>
                          <w:txbxContent>
                            <w:p w14:paraId="1F9A678B" w14:textId="77777777" w:rsidR="00154101" w:rsidRPr="0006587B" w:rsidRDefault="00154101" w:rsidP="00154101">
                              <w:pPr>
                                <w:jc w:val="center"/>
                                <w:rPr>
                                  <w:ins w:id="705" w:author="NERGUI BATBAYAR" w:date="2026-10-26T01:27:00Z"/>
                                  <w:b/>
                                  <w:bCs/>
                                  <w:sz w:val="24"/>
                                  <w:szCs w:val="24"/>
                                  <w:lang w:val="en-US"/>
                                </w:rPr>
                              </w:pPr>
                              <w:proofErr w:type="spellStart"/>
                              <w:ins w:id="706" w:author="NERGUI BATBAYAR" w:date="2026-10-26T01:27:00Z">
                                <w:r>
                                  <w:rPr>
                                    <w:b/>
                                    <w:bCs/>
                                    <w:sz w:val="24"/>
                                    <w:szCs w:val="24"/>
                                    <w:lang w:val="en-US"/>
                                  </w:rPr>
                                  <w:t>Decisin</w:t>
                                </w:r>
                                <w:proofErr w:type="spellEnd"/>
                                <w:r>
                                  <w:rPr>
                                    <w:b/>
                                    <w:bCs/>
                                    <w:sz w:val="24"/>
                                    <w:szCs w:val="24"/>
                                    <w:lang w:val="en-US"/>
                                  </w:rPr>
                                  <w:t xml:space="preserve"> support</w:t>
                                </w:r>
                              </w:ins>
                            </w:p>
                            <w:p w14:paraId="0DF05C2A" w14:textId="77777777" w:rsidR="00154101" w:rsidRPr="0006587B" w:rsidRDefault="00154101" w:rsidP="00154101">
                              <w:pPr>
                                <w:jc w:val="center"/>
                                <w:rPr>
                                  <w:ins w:id="707" w:author="NERGUI BATBAYAR" w:date="2026-10-26T01:27:00Z"/>
                                  <w:lang w:val="en-US"/>
                                </w:rPr>
                              </w:pPr>
                              <w:ins w:id="708" w:author="NERGUI BATBAYAR" w:date="2026-10-26T01:27:00Z">
                                <w:r>
                                  <w:rPr>
                                    <w:lang w:val="en-US"/>
                                  </w:rPr>
                                  <w:t>7 days forecast |Dashboard |Error summary</w:t>
                                </w:r>
                              </w:ins>
                            </w:p>
                            <w:p w14:paraId="119BF3E4" w14:textId="6CD6F7E1" w:rsidR="00154101" w:rsidRPr="003B2F44" w:rsidRDefault="00154101" w:rsidP="00154101">
                              <w:pPr>
                                <w:jc w:val="center"/>
                                <w:rPr>
                                  <w:lang w:val="en-US"/>
                                  <w:rPrChange w:id="709" w:author="NERGUI BATBAYAR" w:date="2026-10-26T01:14:00Z">
                                    <w:rPr/>
                                  </w:rPrChange>
                                </w:rPr>
                                <w:pPrChange w:id="710" w:author="NERGUI BATBAYAR" w:date="2026-10-26T01:13:00Z">
                                  <w:pPr/>
                                </w:pPrChange>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946185" id="_x0000_s1034" style="position:absolute;left:0;text-align:left;margin-left:155pt;margin-top:8.2pt;width:206.2pt;height:70.05pt;z-index:25166489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" fillcolor="#c1f0c7 [662]" strokecolor="#4ea72e [3209]" strokeweight="1pt">
                  <v:textbox>
                    <w:txbxContent>
                      <w:p w14:paraId="1F9A678B" w14:textId="77777777" w:rsidR="00154101" w:rsidRPr="0006587B" w:rsidRDefault="00154101" w:rsidP="00154101">
                        <w:pPr>
                          <w:jc w:val="center"/>
                          <w:rPr>
                            <w:ins w:id="711" w:author="NERGUI BATBAYAR" w:date="2026-10-26T01:27:00Z"/>
                            <w:b/>
                            <w:bCs/>
                            <w:sz w:val="24"/>
                            <w:szCs w:val="24"/>
                            <w:lang w:val="en-US"/>
                          </w:rPr>
                        </w:pPr>
                        <w:proofErr w:type="spellStart"/>
                        <w:ins w:id="712" w:author="NERGUI BATBAYAR" w:date="2026-10-26T01:27:00Z">
                          <w:r>
                            <w:rPr>
                              <w:b/>
                              <w:bCs/>
                              <w:sz w:val="24"/>
                              <w:szCs w:val="24"/>
                              <w:lang w:val="en-US"/>
                            </w:rPr>
                            <w:t>Decisin</w:t>
                          </w:r>
                          <w:proofErr w:type="spellEnd"/>
                          <w:r>
                            <w:rPr>
                              <w:b/>
                              <w:bCs/>
                              <w:sz w:val="24"/>
                              <w:szCs w:val="24"/>
                              <w:lang w:val="en-US"/>
                            </w:rPr>
                            <w:t xml:space="preserve"> support</w:t>
                          </w:r>
                        </w:ins>
                      </w:p>
                      <w:p w14:paraId="0DF05C2A" w14:textId="77777777" w:rsidR="00154101" w:rsidRPr="0006587B" w:rsidRDefault="00154101" w:rsidP="00154101">
                        <w:pPr>
                          <w:jc w:val="center"/>
                          <w:rPr>
                            <w:ins w:id="713" w:author="NERGUI BATBAYAR" w:date="2026-10-26T01:27:00Z"/>
                            <w:lang w:val="en-US"/>
                          </w:rPr>
                        </w:pPr>
                        <w:ins w:id="714" w:author="NERGUI BATBAYAR" w:date="2026-10-26T01:27:00Z">
                          <w:r>
                            <w:rPr>
                              <w:lang w:val="en-US"/>
                            </w:rPr>
                            <w:t>7 days forecast |Dashboard |Error summary</w:t>
                          </w:r>
                        </w:ins>
                      </w:p>
                      <w:p w14:paraId="119BF3E4" w14:textId="6CD6F7E1" w:rsidR="00154101" w:rsidRPr="003B2F44" w:rsidRDefault="00154101" w:rsidP="00154101">
                        <w:pPr>
                          <w:jc w:val="center"/>
                          <w:rPr>
                            <w:lang w:val="en-US"/>
                            <w:rPrChange w:id="715" w:author="NERGUI BATBAYAR" w:date="2026-10-26T01:14:00Z">
                              <w:rPr/>
                            </w:rPrChange>
                          </w:rPr>
                          <w:pPrChange w:id="716" w:author="NERGUI BATBAYAR" w:date="2026-10-26T01:13:00Z">
                            <w:pPr/>
                          </w:pPrChange>
                        </w:pPr>
                      </w:p>
                    </w:txbxContent>
                  </v:textbox>
                  <w10:wrap anchorx="margin"/>
                </v:rect>
              </w:pict>
            </mc:Fallback>
          </mc:AlternateContent>
        </w:r>
      </w:ins>
      <w:ins w:id="717" w:author="NERGUI BATBAYAR" w:date="2026-10-26T01:16:00Z">
        <w:r>
          <w:rPr>
            <w:noProof/>
            <w:sz w:val="24"/>
            <w:szCs w:val="24"/>
          </w:rPr>
          <mc:AlternateContent>
            <mc:Choice Requires="wps">
              <w:drawing>
                <wp:anchor distT="0" distB="0" distL="114300" distR="114300" simplePos="0" relativeHeight="251660800" behindDoc="0" locked="0" layoutInCell="1" allowOverlap="1" wp14:anchorId="58034147" wp14:editId="00E31899">
                  <wp:simplePos x="0" y="0"/>
                  <wp:positionH relativeFrom="margin">
                    <wp:align>left</wp:align>
                  </wp:positionH>
                  <wp:positionV relativeFrom="paragraph">
                    <wp:posOffset>118908</wp:posOffset>
                  </wp:positionV>
                  <wp:extent cx="2723745" cy="902727"/>
                  <wp:effectExtent l="0" t="0" r="19685" b="12065"/>
                  <wp:wrapNone/>
                  <wp:docPr id="953032436" name="Rectangle 2"/>
                  <wp:cNvGraphicFramePr/>
                  <a:graphic xmlns:a="http://schemas.openxmlformats.org/drawingml/2006/main">
                    <a:graphicData uri="http://schemas.microsoft.com/office/word/2010/wordprocessingShape">
                      <wps:wsp>
                        <wps:cNvSpPr/>
                        <wps:spPr>
                          <a:xfrm>
                            <a:off x="0" y="0"/>
                            <a:ext cx="2723745" cy="902727"/>
                          </a:xfrm>
                          <a:prstGeom prst="rect">
                            <a:avLst/>
                          </a:prstGeom>
                          <a:solidFill>
                            <a:schemeClr val="accent3">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3B8DB6F0" w14:textId="77777777" w:rsidR="003B2F44" w:rsidRDefault="003B2F44" w:rsidP="003B2F44">
                              <w:pPr>
                                <w:jc w:val="center"/>
                                <w:rPr>
                                  <w:ins w:id="718" w:author="NERGUI BATBAYAR" w:date="2026-10-26T01:17:00Z"/>
                                  <w:b/>
                                  <w:bCs/>
                                  <w:color w:val="000000" w:themeColor="text1"/>
                                  <w:sz w:val="24"/>
                                  <w:szCs w:val="24"/>
                                  <w:lang w:val="en-US"/>
                                </w:rPr>
                              </w:pPr>
                              <w:ins w:id="719" w:author="NERGUI BATBAYAR" w:date="2026-10-26T01:17:00Z">
                                <w:r w:rsidRPr="003B2F44">
                                  <w:rPr>
                                    <w:b/>
                                    <w:bCs/>
                                    <w:color w:val="000000" w:themeColor="text1"/>
                                    <w:sz w:val="24"/>
                                    <w:szCs w:val="24"/>
                                    <w:lang w:val="en-US"/>
                                    <w:rPrChange w:id="720" w:author="NERGUI BATBAYAR" w:date="2026-10-26T01:17:00Z">
                                      <w:rPr>
                                        <w:lang w:val="en-US"/>
                                      </w:rPr>
                                    </w:rPrChange>
                                  </w:rPr>
                                  <w:t>Models and evaluation</w:t>
                                </w:r>
                              </w:ins>
                            </w:p>
                            <w:p w14:paraId="1688AA7F" w14:textId="7B019315" w:rsidR="003B2F44" w:rsidRPr="00154101" w:rsidRDefault="00154101" w:rsidP="003B2F44">
                              <w:pPr>
                                <w:jc w:val="center"/>
                                <w:rPr>
                                  <w:color w:val="000000" w:themeColor="text1"/>
                                  <w:sz w:val="24"/>
                                  <w:szCs w:val="24"/>
                                  <w:lang w:val="en-US"/>
                                  <w:rPrChange w:id="721" w:author="NERGUI BATBAYAR" w:date="2026-10-26T01:24:00Z">
                                    <w:rPr/>
                                  </w:rPrChange>
                                </w:rPr>
                                <w:pPrChange w:id="722" w:author="NERGUI BATBAYAR" w:date="2026-10-26T01:17:00Z">
                                  <w:pPr/>
                                </w:pPrChange>
                              </w:pPr>
                              <w:ins w:id="723" w:author="NERGUI BATBAYAR" w:date="2026-10-26T01:18:00Z">
                                <w:r w:rsidRPr="00154101">
                                  <w:rPr>
                                    <w:color w:val="000000" w:themeColor="text1"/>
                                    <w:lang w:val="en-US"/>
                                    <w:rPrChange w:id="724" w:author="NERGUI BATBAYAR" w:date="2026-10-26T01:24:00Z">
                                      <w:rPr>
                                        <w:b/>
                                        <w:bCs/>
                                        <w:color w:val="000000" w:themeColor="text1"/>
                                        <w:sz w:val="24"/>
                                        <w:szCs w:val="24"/>
                                        <w:lang w:val="en-US"/>
                                      </w:rPr>
                                    </w:rPrChange>
                                  </w:rPr>
                                  <w:t>Weekly</w:t>
                                </w:r>
                              </w:ins>
                              <w:ins w:id="725" w:author="NERGUI BATBAYAR" w:date="2026-10-26T01:21:00Z">
                                <w:r w:rsidRPr="00154101">
                                  <w:rPr>
                                    <w:color w:val="000000" w:themeColor="text1"/>
                                    <w:lang w:val="en-US"/>
                                  </w:rPr>
                                  <w:t xml:space="preserve"> baseline | Random Forest |</w:t>
                                </w:r>
                                <w:proofErr w:type="spellStart"/>
                                <w:r w:rsidRPr="00154101">
                                  <w:rPr>
                                    <w:color w:val="000000" w:themeColor="text1"/>
                                    <w:lang w:val="en-US"/>
                                  </w:rPr>
                                  <w:t>Desc</w:t>
                                </w:r>
                              </w:ins>
                              <w:ins w:id="726" w:author="NERGUI BATBAYAR" w:date="2026-10-26T01:22:00Z">
                                <w:r w:rsidRPr="00154101">
                                  <w:rPr>
                                    <w:color w:val="000000" w:themeColor="text1"/>
                                    <w:lang w:val="en-US"/>
                                  </w:rPr>
                                  <w:t>ition</w:t>
                                </w:r>
                                <w:proofErr w:type="spellEnd"/>
                                <w:r w:rsidRPr="00154101">
                                  <w:rPr>
                                    <w:color w:val="000000" w:themeColor="text1"/>
                                    <w:lang w:val="en-US"/>
                                  </w:rPr>
                                  <w:t xml:space="preserve"> tree </w:t>
                                </w:r>
                              </w:ins>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034147" id="Rectangle 2" o:spid="_x0000_s1035" style="position:absolute;left:0;text-align:left;margin-left:0;margin-top:9.35pt;width:214.45pt;height:71.1pt;z-index:25166080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" fillcolor="#c1f0c7 [662]" strokecolor="#030e13 [484]" strokeweight="1pt">
                  <v:textbox>
                    <w:txbxContent>
                      <w:p w14:paraId="3B8DB6F0" w14:textId="77777777" w:rsidR="003B2F44" w:rsidRDefault="003B2F44" w:rsidP="003B2F44">
                        <w:pPr>
                          <w:jc w:val="center"/>
                          <w:rPr>
                            <w:ins w:id="727" w:author="NERGUI BATBAYAR" w:date="2026-10-26T01:17:00Z"/>
                            <w:b/>
                            <w:bCs/>
                            <w:color w:val="000000" w:themeColor="text1"/>
                            <w:sz w:val="24"/>
                            <w:szCs w:val="24"/>
                            <w:lang w:val="en-US"/>
                          </w:rPr>
                        </w:pPr>
                        <w:ins w:id="728" w:author="NERGUI BATBAYAR" w:date="2026-10-26T01:17:00Z">
                          <w:r w:rsidRPr="003B2F44">
                            <w:rPr>
                              <w:b/>
                              <w:bCs/>
                              <w:color w:val="000000" w:themeColor="text1"/>
                              <w:sz w:val="24"/>
                              <w:szCs w:val="24"/>
                              <w:lang w:val="en-US"/>
                              <w:rPrChange w:id="729" w:author="NERGUI BATBAYAR" w:date="2026-10-26T01:17:00Z">
                                <w:rPr>
                                  <w:lang w:val="en-US"/>
                                </w:rPr>
                              </w:rPrChange>
                            </w:rPr>
                            <w:t>Models and evaluation</w:t>
                          </w:r>
                        </w:ins>
                      </w:p>
                      <w:p w14:paraId="1688AA7F" w14:textId="7B019315" w:rsidR="003B2F44" w:rsidRPr="00154101" w:rsidRDefault="00154101" w:rsidP="003B2F44">
                        <w:pPr>
                          <w:jc w:val="center"/>
                          <w:rPr>
                            <w:color w:val="000000" w:themeColor="text1"/>
                            <w:sz w:val="24"/>
                            <w:szCs w:val="24"/>
                            <w:lang w:val="en-US"/>
                            <w:rPrChange w:id="730" w:author="NERGUI BATBAYAR" w:date="2026-10-26T01:24:00Z">
                              <w:rPr/>
                            </w:rPrChange>
                          </w:rPr>
                          <w:pPrChange w:id="731" w:author="NERGUI BATBAYAR" w:date="2026-10-26T01:17:00Z">
                            <w:pPr/>
                          </w:pPrChange>
                        </w:pPr>
                        <w:ins w:id="732" w:author="NERGUI BATBAYAR" w:date="2026-10-26T01:18:00Z">
                          <w:r w:rsidRPr="00154101">
                            <w:rPr>
                              <w:color w:val="000000" w:themeColor="text1"/>
                              <w:lang w:val="en-US"/>
                              <w:rPrChange w:id="733" w:author="NERGUI BATBAYAR" w:date="2026-10-26T01:24:00Z">
                                <w:rPr>
                                  <w:b/>
                                  <w:bCs/>
                                  <w:color w:val="000000" w:themeColor="text1"/>
                                  <w:sz w:val="24"/>
                                  <w:szCs w:val="24"/>
                                  <w:lang w:val="en-US"/>
                                </w:rPr>
                              </w:rPrChange>
                            </w:rPr>
                            <w:t>Weekly</w:t>
                          </w:r>
                        </w:ins>
                        <w:ins w:id="734" w:author="NERGUI BATBAYAR" w:date="2026-10-26T01:21:00Z">
                          <w:r w:rsidRPr="00154101">
                            <w:rPr>
                              <w:color w:val="000000" w:themeColor="text1"/>
                              <w:lang w:val="en-US"/>
                            </w:rPr>
                            <w:t xml:space="preserve"> baseline | Random Forest |</w:t>
                          </w:r>
                          <w:proofErr w:type="spellStart"/>
                          <w:r w:rsidRPr="00154101">
                            <w:rPr>
                              <w:color w:val="000000" w:themeColor="text1"/>
                              <w:lang w:val="en-US"/>
                            </w:rPr>
                            <w:t>Desc</w:t>
                          </w:r>
                        </w:ins>
                        <w:ins w:id="735" w:author="NERGUI BATBAYAR" w:date="2026-10-26T01:22:00Z">
                          <w:r w:rsidRPr="00154101">
                            <w:rPr>
                              <w:color w:val="000000" w:themeColor="text1"/>
                              <w:lang w:val="en-US"/>
                            </w:rPr>
                            <w:t>ition</w:t>
                          </w:r>
                          <w:proofErr w:type="spellEnd"/>
                          <w:r w:rsidRPr="00154101">
                            <w:rPr>
                              <w:color w:val="000000" w:themeColor="text1"/>
                              <w:lang w:val="en-US"/>
                            </w:rPr>
                            <w:t xml:space="preserve"> tree </w:t>
                          </w:r>
                        </w:ins>
                      </w:p>
                    </w:txbxContent>
                  </v:textbox>
                  <w10:wrap anchorx="margin"/>
                </v:rect>
              </w:pict>
            </mc:Fallback>
          </mc:AlternateContent>
        </w:r>
      </w:ins>
    </w:p>
    <w:p w14:paraId="04AF6B6D" w14:textId="3AD7CC2B" w:rsidR="003B2F44" w:rsidRPr="00DA0120" w:rsidRDefault="00A44EBC">
      <w:pPr>
        <w:shd w:val="clear" w:color="auto" w:fill="FFFFFF"/>
        <w:jc w:val="both"/>
        <w:rPr>
          <w:ins w:id="736" w:author="NERGUI BATBAYAR" w:date="2026-10-24T11:25:00Z"/>
          <w:sz w:val="24"/>
          <w:szCs w:val="24"/>
          <w:rPrChange w:id="737" w:author="NERGUI BATBAYAR" w:date="2026-10-24T12:17:00Z">
            <w:rPr>
              <w:ins w:id="738" w:author="NERGUI BATBAYAR" w:date="2026-10-24T11:25:00Z"/>
              <w:rFonts w:ascii="inherit" w:hAnsi="inherit" w:cs="Segoe UI Historic"/>
              <w:color w:val="1C1E21"/>
              <w:sz w:val="23"/>
              <w:szCs w:val="23"/>
            </w:rPr>
          </w:rPrChange>
        </w:rPr>
        <w:pPrChange w:id="739" w:author="NERGUI BATBAYAR" w:date="2026-10-24T11:26:00Z">
          <w:pPr>
            <w:shd w:val="clear" w:color="auto" w:fill="FFFFFF"/>
          </w:pPr>
        </w:pPrChange>
      </w:pPr>
      <w:ins w:id="740" w:author="NERGUI BATBAYAR" w:date="2026-10-26T01:30:00Z">
        <w:r>
          <w:rPr>
            <w:rFonts w:ascii="Segoe UI Historic" w:hAnsi="Segoe UI Historic" w:cs="Segoe UI Historic"/>
            <w:noProof/>
            <w:color w:val="FFFFFF"/>
            <w:sz w:val="23"/>
            <w:szCs w:val="23"/>
          </w:rPr>
          <mc:AlternateContent>
            <mc:Choice Requires="wps">
              <w:drawing>
                <wp:anchor distT="0" distB="0" distL="114300" distR="114300" simplePos="0" relativeHeight="251666944" behindDoc="0" locked="0" layoutInCell="1" allowOverlap="1" wp14:anchorId="03C05C73" wp14:editId="57F20580">
                  <wp:simplePos x="0" y="0"/>
                  <wp:positionH relativeFrom="column">
                    <wp:posOffset>2731527</wp:posOffset>
                  </wp:positionH>
                  <wp:positionV relativeFrom="paragraph">
                    <wp:posOffset>268551</wp:posOffset>
                  </wp:positionV>
                  <wp:extent cx="361869" cy="7782"/>
                  <wp:effectExtent l="0" t="76200" r="19685" b="87630"/>
                  <wp:wrapNone/>
                  <wp:docPr id="233937092" name="Straight Arrow Connector 4"/>
                  <wp:cNvGraphicFramePr/>
                  <a:graphic xmlns:a="http://schemas.openxmlformats.org/drawingml/2006/main">
                    <a:graphicData uri="http://schemas.microsoft.com/office/word/2010/wordprocessingShape">
                      <wps:wsp>
                        <wps:cNvCnPr/>
                        <wps:spPr>
                          <a:xfrm flipV="1">
                            <a:off x="0" y="0"/>
                            <a:ext cx="361869" cy="778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83F555C" id="Straight Arrow Connector 4" o:spid="_x0000_s1026" type="#_x0000_t32" style="position:absolute;margin-left:215.1pt;margin-top:21.15pt;width:28.5pt;height:.6pt;flip:y;z-index:2516669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" strokecolor="#156082 [3204]" strokeweight=".5pt">
                  <v:stroke endarrow="block" joinstyle="miter"/>
                </v:shape>
              </w:pict>
            </mc:Fallback>
          </mc:AlternateContent>
        </w:r>
      </w:ins>
      <w:ins w:id="741" w:author="NERGUI BATBAYAR" w:date="2026-10-26T01:15:00Z">
        <w:r w:rsidR="003B2F44">
          <w:rPr>
            <w:rFonts w:ascii="Segoe UI Historic" w:hAnsi="Segoe UI Historic" w:cs="Segoe UI Historic"/>
            <w:color w:val="FFFFFF"/>
            <w:sz w:val="23"/>
            <w:szCs w:val="23"/>
            <w:shd w:val="clear" w:color="auto" w:fill="FFFFFF"/>
          </w:rPr>
          <w:t>The AI tool I used was ChatGPT (OpenAI). I openly acknowledge its assistance with translation, drafting and editing text, and providing explanations. I take responsibility for verifying the accuracy of the final report, its references, and permission to use the data.</w:t>
        </w:r>
      </w:ins>
    </w:p>
    <w:p w14:paraId="6E9DC9FC" w14:textId="040CCA0B" w:rsidR="001B4908" w:rsidRPr="00DA0120" w:rsidRDefault="00DA0120" w:rsidP="001B4908">
      <w:pPr>
        <w:pStyle w:val="Heading2"/>
        <w:shd w:val="clear" w:color="auto" w:fill="FFFFFF"/>
        <w:spacing w:before="0" w:after="0"/>
        <w:rPr>
          <w:ins w:id="742" w:author="NERGUI BATBAYAR" w:date="2026-10-24T12:14:00Z"/>
          <w:rFonts w:cs="Calibri"/>
          <w:b/>
          <w:bCs/>
          <w:color w:val="auto"/>
          <w:sz w:val="28"/>
          <w:szCs w:val="28"/>
          <w:rPrChange w:id="743" w:author="NERGUI BATBAYAR" w:date="2026-10-24T12:18:00Z">
            <w:rPr>
              <w:ins w:id="744" w:author="NERGUI BATBAYAR" w:date="2026-10-24T12:14:00Z"/>
              <w:rFonts w:ascii="inherit" w:hAnsi="inherit" w:cs="Segoe UI Historic"/>
              <w:color w:val="auto"/>
              <w:sz w:val="36"/>
              <w:szCs w:val="36"/>
            </w:rPr>
          </w:rPrChange>
        </w:rPr>
      </w:pPr>
      <w:ins w:id="745" w:author="NERGUI BATBAYAR" w:date="2026-10-24T12:18:00Z">
        <w:r>
          <w:rPr>
            <w:rFonts w:cs="Calibri"/>
            <w:b/>
            <w:bCs/>
            <w:color w:val="auto"/>
            <w:sz w:val="28"/>
            <w:szCs w:val="28"/>
          </w:rPr>
          <w:lastRenderedPageBreak/>
          <w:t xml:space="preserve">7 </w:t>
        </w:r>
      </w:ins>
      <w:ins w:id="746" w:author="NERGUI BATBAYAR" w:date="2026-10-24T12:14:00Z">
        <w:r w:rsidRPr="00DA0120">
          <w:rPr>
            <w:rFonts w:cs="Calibri"/>
            <w:b/>
            <w:bCs/>
            <w:color w:val="auto"/>
            <w:sz w:val="28"/>
            <w:szCs w:val="28"/>
            <w:rPrChange w:id="747" w:author="NERGUI BATBAYAR" w:date="2026-10-24T12:18:00Z">
              <w:rPr>
                <w:rFonts w:ascii="inherit" w:hAnsi="inherit" w:cs="Segoe UI Historic"/>
                <w:color w:val="auto"/>
                <w:sz w:val="36"/>
                <w:szCs w:val="36"/>
              </w:rPr>
            </w:rPrChange>
          </w:rPr>
          <w:t>Data sources</w:t>
        </w:r>
      </w:ins>
    </w:p>
    <w:p w14:paraId="383FC45E" w14:textId="0F7F05F9" w:rsidR="00DA0120" w:rsidRPr="00700B61" w:rsidRDefault="00DA0120" w:rsidP="00DA0120">
      <w:pPr>
        <w:jc w:val="both"/>
        <w:rPr>
          <w:ins w:id="748" w:author="NERGUI BATBAYAR" w:date="2026-10-25T01:03:00Z"/>
          <w:sz w:val="24"/>
          <w:szCs w:val="24"/>
          <w:rPrChange w:id="749" w:author="NERGUI BATBAYAR" w:date="2026-10-25T01:13:00Z">
            <w:rPr>
              <w:ins w:id="750" w:author="NERGUI BATBAYAR" w:date="2026-10-25T01:03:00Z"/>
            </w:rPr>
          </w:rPrChange>
        </w:rPr>
      </w:pPr>
      <w:ins w:id="751" w:author="NERGUI BATBAYAR" w:date="2026-10-24T12:14:00Z">
        <w:r w:rsidRPr="00700B61">
          <w:rPr>
            <w:sz w:val="24"/>
            <w:szCs w:val="24"/>
            <w:rPrChange w:id="752" w:author="NERGUI BATBAYAR" w:date="2026-10-25T01:13:00Z">
              <w:rPr/>
            </w:rPrChange>
          </w:rPr>
          <w:t>The selected</w:t>
        </w:r>
      </w:ins>
      <w:ins w:id="753" w:author="NERGUI BATBAYAR" w:date="2026-10-24T12:15:00Z">
        <w:r w:rsidRPr="00700B61">
          <w:rPr>
            <w:sz w:val="24"/>
            <w:szCs w:val="24"/>
            <w:rPrChange w:id="754" w:author="NERGUI BATBAYAR" w:date="2026-10-25T01:13:00Z">
              <w:rPr/>
            </w:rPrChange>
          </w:rPr>
          <w:t xml:space="preserve"> Kaggle</w:t>
        </w:r>
      </w:ins>
      <w:ins w:id="755" w:author="NERGUI BATBAYAR" w:date="2026-10-24T12:14:00Z">
        <w:r w:rsidRPr="00700B61">
          <w:rPr>
            <w:sz w:val="24"/>
            <w:szCs w:val="24"/>
            <w:rPrChange w:id="756" w:author="NERGUI BATBAYAR" w:date="2026-10-25T01:13:00Z">
              <w:rPr/>
            </w:rPrChange>
          </w:rPr>
          <w:t xml:space="preserve"> dataset </w:t>
        </w:r>
      </w:ins>
      <w:ins w:id="757" w:author="NERGUI BATBAYAR" w:date="2026-10-24T12:15:00Z">
        <w:r w:rsidRPr="00700B61">
          <w:rPr>
            <w:sz w:val="24"/>
            <w:szCs w:val="24"/>
            <w:rPrChange w:id="758" w:author="NERGUI BATBAYAR" w:date="2026-10-25T01:13:00Z">
              <w:rPr/>
            </w:rPrChange>
          </w:rPr>
          <w:t>contains historical restaurant visits, reser</w:t>
        </w:r>
      </w:ins>
      <w:ins w:id="759" w:author="NERGUI BATBAYAR" w:date="2026-10-24T12:16:00Z">
        <w:r w:rsidRPr="00700B61">
          <w:rPr>
            <w:sz w:val="24"/>
            <w:szCs w:val="24"/>
            <w:rPrChange w:id="760" w:author="NERGUI BATBAYAR" w:date="2026-10-25T01:13:00Z">
              <w:rPr/>
            </w:rPrChange>
          </w:rPr>
          <w:t>vation, store descriptions and calendar information</w:t>
        </w:r>
      </w:ins>
      <w:ins w:id="761" w:author="NERGUI BATBAYAR" w:date="2026-10-24T12:33:00Z">
        <w:r w:rsidR="002904CD" w:rsidRPr="00700B61">
          <w:rPr>
            <w:sz w:val="24"/>
            <w:szCs w:val="24"/>
            <w:lang w:val="mn-MN"/>
            <w:rPrChange w:id="762" w:author="NERGUI BATBAYAR" w:date="2026-10-25T01:13:00Z">
              <w:rPr>
                <w:lang w:val="mn-MN"/>
              </w:rPr>
            </w:rPrChange>
          </w:rPr>
          <w:t xml:space="preserve"> </w:t>
        </w:r>
      </w:ins>
      <w:ins w:id="763" w:author="NERGUI BATBAYAR" w:date="2026-10-24T12:16:00Z">
        <w:r w:rsidRPr="00700B61">
          <w:rPr>
            <w:sz w:val="24"/>
            <w:szCs w:val="24"/>
            <w:rPrChange w:id="764" w:author="NERGUI BATBAYAR" w:date="2026-10-25T01:13:00Z">
              <w:rPr/>
            </w:rPrChange>
          </w:rPr>
          <w:t>(Rec</w:t>
        </w:r>
      </w:ins>
      <w:ins w:id="765" w:author="NERGUI BATBAYAR" w:date="2026-10-24T12:17:00Z">
        <w:r w:rsidRPr="00700B61">
          <w:rPr>
            <w:sz w:val="24"/>
            <w:szCs w:val="24"/>
            <w:rPrChange w:id="766" w:author="NERGUI BATBAYAR" w:date="2026-10-25T01:13:00Z">
              <w:rPr/>
            </w:rPrChange>
          </w:rPr>
          <w:t>ruit Holding, 2017a</w:t>
        </w:r>
      </w:ins>
      <w:ins w:id="767" w:author="NERGUI BATBAYAR" w:date="2026-10-24T12:16:00Z">
        <w:r w:rsidRPr="00700B61">
          <w:rPr>
            <w:sz w:val="24"/>
            <w:szCs w:val="24"/>
            <w:rPrChange w:id="768" w:author="NERGUI BATBAYAR" w:date="2026-10-25T01:13:00Z">
              <w:rPr/>
            </w:rPrChange>
          </w:rPr>
          <w:t>)</w:t>
        </w:r>
      </w:ins>
      <w:ins w:id="769" w:author="NERGUI BATBAYAR" w:date="2026-10-24T12:17:00Z">
        <w:r w:rsidRPr="00700B61">
          <w:rPr>
            <w:sz w:val="24"/>
            <w:szCs w:val="24"/>
            <w:rPrChange w:id="770" w:author="NERGUI BATBAYAR" w:date="2026-10-25T01:13:00Z">
              <w:rPr/>
            </w:rPrChange>
          </w:rPr>
          <w:t xml:space="preserve">. </w:t>
        </w:r>
      </w:ins>
      <w:ins w:id="771" w:author="NERGUI BATBAYAR" w:date="2026-10-24T12:18:00Z">
        <w:r w:rsidRPr="00700B61">
          <w:rPr>
            <w:sz w:val="24"/>
            <w:szCs w:val="24"/>
            <w:rPrChange w:id="772" w:author="NERGUI BATBAYAR" w:date="2026-10-25T01:13:00Z">
              <w:rPr/>
            </w:rPrChange>
          </w:rPr>
          <w:t>Preliminary</w:t>
        </w:r>
      </w:ins>
      <w:ins w:id="773" w:author="NERGUI BATBAYAR" w:date="2026-10-24T12:19:00Z">
        <w:r w:rsidRPr="00700B61">
          <w:rPr>
            <w:sz w:val="24"/>
            <w:szCs w:val="24"/>
            <w:rPrChange w:id="774" w:author="NERGUI BATBAYAR" w:date="2026-10-25T01:13:00Z">
              <w:rPr/>
            </w:rPrChange>
          </w:rPr>
          <w:t xml:space="preserve"> checks were performed </w:t>
        </w:r>
      </w:ins>
      <w:ins w:id="775" w:author="NERGUI BATBAYAR" w:date="2026-10-24T12:20:00Z">
        <w:r w:rsidRPr="00700B61">
          <w:rPr>
            <w:sz w:val="24"/>
            <w:szCs w:val="24"/>
            <w:rPrChange w:id="776" w:author="NERGUI BATBAYAR" w:date="2026-10-25T01:13:00Z">
              <w:rPr/>
            </w:rPrChange>
          </w:rPr>
          <w:t xml:space="preserve">in </w:t>
        </w:r>
        <w:proofErr w:type="spellStart"/>
        <w:r w:rsidRPr="00700B61">
          <w:rPr>
            <w:sz w:val="24"/>
            <w:szCs w:val="24"/>
            <w:rPrChange w:id="777" w:author="NERGUI BATBAYAR" w:date="2026-10-25T01:13:00Z">
              <w:rPr/>
            </w:rPrChange>
          </w:rPr>
          <w:t>jup</w:t>
        </w:r>
      </w:ins>
      <w:ins w:id="778" w:author="NERGUI BATBAYAR" w:date="2026-10-26T01:07:00Z">
        <w:r w:rsidR="00F62ABD">
          <w:rPr>
            <w:sz w:val="24"/>
            <w:szCs w:val="24"/>
          </w:rPr>
          <w:t>i</w:t>
        </w:r>
      </w:ins>
      <w:ins w:id="779" w:author="NERGUI BATBAYAR" w:date="2026-10-24T12:20:00Z">
        <w:r w:rsidRPr="00700B61">
          <w:rPr>
            <w:sz w:val="24"/>
            <w:szCs w:val="24"/>
            <w:rPrChange w:id="780" w:author="NERGUI BATBAYAR" w:date="2026-10-25T01:13:00Z">
              <w:rPr/>
            </w:rPrChange>
          </w:rPr>
          <w:t>ter</w:t>
        </w:r>
        <w:proofErr w:type="spellEnd"/>
        <w:r w:rsidRPr="00700B61">
          <w:rPr>
            <w:sz w:val="24"/>
            <w:szCs w:val="24"/>
            <w:rPrChange w:id="781" w:author="NERGUI BATBAYAR" w:date="2026-10-25T01:13:00Z">
              <w:rPr/>
            </w:rPrChange>
          </w:rPr>
          <w:t xml:space="preserve"> notebook. </w:t>
        </w:r>
      </w:ins>
    </w:p>
    <w:tbl>
      <w:tblPr>
        <w:tblStyle w:val="TableGrid"/>
        <w:tblW w:w="0" w:type="auto"/>
        <w:tblLook w:val="04A0" w:firstRow="1" w:lastRow="0" w:firstColumn="1" w:lastColumn="0" w:noHBand="0" w:noVBand="1"/>
        <w:tblPrChange w:id="782" w:author="NERGUI BATBAYAR" w:date="2026-10-25T01:08:00Z">
          <w:tblPr>
            <w:tblStyle w:val="TableGrid"/>
            <w:tblW w:w="0" w:type="auto"/>
            <w:tblLook w:val="04A0" w:firstRow="1" w:lastRow="0" w:firstColumn="1" w:lastColumn="0" w:noHBand="0" w:noVBand="1"/>
          </w:tblPr>
        </w:tblPrChange>
      </w:tblPr>
      <w:tblGrid>
        <w:gridCol w:w="2254"/>
        <w:gridCol w:w="2254"/>
        <w:gridCol w:w="1337"/>
        <w:gridCol w:w="3171"/>
        <w:tblGridChange w:id="783">
          <w:tblGrid>
            <w:gridCol w:w="2254"/>
            <w:gridCol w:w="2254"/>
            <w:gridCol w:w="2254"/>
            <w:gridCol w:w="2254"/>
          </w:tblGrid>
        </w:tblGridChange>
      </w:tblGrid>
      <w:tr w:rsidR="00682D35" w14:paraId="0C5846F0" w14:textId="77777777" w:rsidTr="00700B61">
        <w:trPr>
          <w:ins w:id="784" w:author="NERGUI BATBAYAR" w:date="2026-10-25T01:05:00Z"/>
        </w:trPr>
        <w:tc>
          <w:tcPr>
            <w:tcW w:w="2254" w:type="dxa"/>
            <w:tcPrChange w:id="785" w:author="NERGUI BATBAYAR" w:date="2026-10-25T01:08:00Z">
              <w:tcPr>
                <w:tcW w:w="2254" w:type="dxa"/>
              </w:tcPr>
            </w:tcPrChange>
          </w:tcPr>
          <w:p w14:paraId="2CC4FFB2" w14:textId="3146B8A2" w:rsidR="00682D35" w:rsidRDefault="00682D35">
            <w:pPr>
              <w:jc w:val="center"/>
              <w:rPr>
                <w:ins w:id="786" w:author="NERGUI BATBAYAR" w:date="2026-10-25T01:05:00Z"/>
                <w:lang w:val="en-US"/>
              </w:rPr>
              <w:pPrChange w:id="787" w:author="NERGUI BATBAYAR" w:date="2026-10-25T01:09:00Z">
                <w:pPr>
                  <w:jc w:val="both"/>
                </w:pPr>
              </w:pPrChange>
            </w:pPr>
            <w:ins w:id="788" w:author="NERGUI BATBAYAR" w:date="2026-10-25T01:05:00Z">
              <w:r>
                <w:rPr>
                  <w:lang w:val="en-US"/>
                </w:rPr>
                <w:t>File name</w:t>
              </w:r>
            </w:ins>
          </w:p>
        </w:tc>
        <w:tc>
          <w:tcPr>
            <w:tcW w:w="2254" w:type="dxa"/>
            <w:tcPrChange w:id="789" w:author="NERGUI BATBAYAR" w:date="2026-10-25T01:08:00Z">
              <w:tcPr>
                <w:tcW w:w="2254" w:type="dxa"/>
              </w:tcPr>
            </w:tcPrChange>
          </w:tcPr>
          <w:p w14:paraId="1C921F17" w14:textId="4E2E8164" w:rsidR="00682D35" w:rsidRDefault="00682D35">
            <w:pPr>
              <w:jc w:val="center"/>
              <w:rPr>
                <w:ins w:id="790" w:author="NERGUI BATBAYAR" w:date="2026-10-25T01:05:00Z"/>
                <w:lang w:val="en-US"/>
              </w:rPr>
              <w:pPrChange w:id="791" w:author="NERGUI BATBAYAR" w:date="2026-10-25T01:09:00Z">
                <w:pPr>
                  <w:jc w:val="both"/>
                </w:pPr>
              </w:pPrChange>
            </w:pPr>
            <w:ins w:id="792" w:author="NERGUI BATBAYAR" w:date="2026-10-25T01:05:00Z">
              <w:r>
                <w:rPr>
                  <w:lang w:val="en-US"/>
                </w:rPr>
                <w:t>rows</w:t>
              </w:r>
            </w:ins>
          </w:p>
        </w:tc>
        <w:tc>
          <w:tcPr>
            <w:tcW w:w="1337" w:type="dxa"/>
            <w:tcPrChange w:id="793" w:author="NERGUI BATBAYAR" w:date="2026-10-25T01:08:00Z">
              <w:tcPr>
                <w:tcW w:w="2254" w:type="dxa"/>
              </w:tcPr>
            </w:tcPrChange>
          </w:tcPr>
          <w:p w14:paraId="2CBF7D83" w14:textId="6EDCAC70" w:rsidR="00682D35" w:rsidRDefault="00682D35">
            <w:pPr>
              <w:jc w:val="center"/>
              <w:rPr>
                <w:ins w:id="794" w:author="NERGUI BATBAYAR" w:date="2026-10-25T01:05:00Z"/>
                <w:lang w:val="en-US"/>
              </w:rPr>
              <w:pPrChange w:id="795" w:author="NERGUI BATBAYAR" w:date="2026-10-25T01:09:00Z">
                <w:pPr>
                  <w:jc w:val="both"/>
                </w:pPr>
              </w:pPrChange>
            </w:pPr>
            <w:ins w:id="796" w:author="NERGUI BATBAYAR" w:date="2026-10-25T01:05:00Z">
              <w:r>
                <w:rPr>
                  <w:lang w:val="en-US"/>
                </w:rPr>
                <w:t>columns</w:t>
              </w:r>
            </w:ins>
          </w:p>
        </w:tc>
        <w:tc>
          <w:tcPr>
            <w:tcW w:w="3171" w:type="dxa"/>
            <w:tcPrChange w:id="797" w:author="NERGUI BATBAYAR" w:date="2026-10-25T01:08:00Z">
              <w:tcPr>
                <w:tcW w:w="2254" w:type="dxa"/>
              </w:tcPr>
            </w:tcPrChange>
          </w:tcPr>
          <w:p w14:paraId="493EE15B" w14:textId="372AE97A" w:rsidR="00682D35" w:rsidRDefault="00682D35">
            <w:pPr>
              <w:jc w:val="center"/>
              <w:rPr>
                <w:ins w:id="798" w:author="NERGUI BATBAYAR" w:date="2026-10-25T01:05:00Z"/>
                <w:lang w:val="en-US"/>
              </w:rPr>
              <w:pPrChange w:id="799" w:author="NERGUI BATBAYAR" w:date="2026-10-25T01:08:00Z">
                <w:pPr>
                  <w:jc w:val="both"/>
                </w:pPr>
              </w:pPrChange>
            </w:pPr>
            <w:ins w:id="800" w:author="NERGUI BATBAYAR" w:date="2026-10-25T01:05:00Z">
              <w:r>
                <w:rPr>
                  <w:lang w:val="en-US"/>
                </w:rPr>
                <w:t>Purpose</w:t>
              </w:r>
            </w:ins>
          </w:p>
        </w:tc>
      </w:tr>
      <w:tr w:rsidR="00682D35" w14:paraId="0B63F0A9" w14:textId="77777777" w:rsidTr="00700B61">
        <w:trPr>
          <w:ins w:id="801" w:author="NERGUI BATBAYAR" w:date="2026-10-25T01:05:00Z"/>
        </w:trPr>
        <w:tc>
          <w:tcPr>
            <w:tcW w:w="2254" w:type="dxa"/>
            <w:tcPrChange w:id="802" w:author="NERGUI BATBAYAR" w:date="2026-10-25T01:08:00Z">
              <w:tcPr>
                <w:tcW w:w="2254" w:type="dxa"/>
              </w:tcPr>
            </w:tcPrChange>
          </w:tcPr>
          <w:p w14:paraId="31A627BA" w14:textId="63BC77EB" w:rsidR="00682D35" w:rsidRDefault="00700B61" w:rsidP="00DA0120">
            <w:pPr>
              <w:jc w:val="both"/>
              <w:rPr>
                <w:ins w:id="803" w:author="NERGUI BATBAYAR" w:date="2026-10-25T01:05:00Z"/>
                <w:lang w:val="en-US"/>
              </w:rPr>
            </w:pPr>
            <w:ins w:id="804" w:author="NERGUI BATBAYAR" w:date="2026-10-25T01:06:00Z">
              <w:r>
                <w:rPr>
                  <w:lang w:val="en-US"/>
                </w:rPr>
                <w:t>Air_visit_data.csv</w:t>
              </w:r>
            </w:ins>
          </w:p>
        </w:tc>
        <w:tc>
          <w:tcPr>
            <w:tcW w:w="2254" w:type="dxa"/>
            <w:tcPrChange w:id="805" w:author="NERGUI BATBAYAR" w:date="2026-10-25T01:08:00Z">
              <w:tcPr>
                <w:tcW w:w="2254" w:type="dxa"/>
              </w:tcPr>
            </w:tcPrChange>
          </w:tcPr>
          <w:p w14:paraId="4E4EC96F" w14:textId="1D0FBCE8" w:rsidR="00682D35" w:rsidRDefault="00700B61">
            <w:pPr>
              <w:jc w:val="center"/>
              <w:rPr>
                <w:ins w:id="806" w:author="NERGUI BATBAYAR" w:date="2026-10-25T01:05:00Z"/>
                <w:lang w:val="en-US"/>
              </w:rPr>
              <w:pPrChange w:id="807" w:author="NERGUI BATBAYAR" w:date="2026-10-25T01:09:00Z">
                <w:pPr>
                  <w:jc w:val="both"/>
                </w:pPr>
              </w:pPrChange>
            </w:pPr>
            <w:ins w:id="808" w:author="NERGUI BATBAYAR" w:date="2026-10-25T01:07:00Z">
              <w:r>
                <w:rPr>
                  <w:lang w:val="en-US"/>
                </w:rPr>
                <w:t>252,108</w:t>
              </w:r>
            </w:ins>
          </w:p>
        </w:tc>
        <w:tc>
          <w:tcPr>
            <w:tcW w:w="1337" w:type="dxa"/>
            <w:tcPrChange w:id="809" w:author="NERGUI BATBAYAR" w:date="2026-10-25T01:08:00Z">
              <w:tcPr>
                <w:tcW w:w="2254" w:type="dxa"/>
              </w:tcPr>
            </w:tcPrChange>
          </w:tcPr>
          <w:p w14:paraId="3F929060" w14:textId="225D5A3C" w:rsidR="00682D35" w:rsidRDefault="00700B61">
            <w:pPr>
              <w:jc w:val="center"/>
              <w:rPr>
                <w:ins w:id="810" w:author="NERGUI BATBAYAR" w:date="2026-10-25T01:05:00Z"/>
                <w:lang w:val="en-US"/>
              </w:rPr>
              <w:pPrChange w:id="811" w:author="NERGUI BATBAYAR" w:date="2026-10-25T01:09:00Z">
                <w:pPr>
                  <w:jc w:val="both"/>
                </w:pPr>
              </w:pPrChange>
            </w:pPr>
            <w:ins w:id="812" w:author="NERGUI BATBAYAR" w:date="2026-10-25T01:08:00Z">
              <w:r>
                <w:rPr>
                  <w:lang w:val="en-US"/>
                </w:rPr>
                <w:t>3</w:t>
              </w:r>
            </w:ins>
          </w:p>
        </w:tc>
        <w:tc>
          <w:tcPr>
            <w:tcW w:w="3171" w:type="dxa"/>
            <w:tcPrChange w:id="813" w:author="NERGUI BATBAYAR" w:date="2026-10-25T01:08:00Z">
              <w:tcPr>
                <w:tcW w:w="2254" w:type="dxa"/>
              </w:tcPr>
            </w:tcPrChange>
          </w:tcPr>
          <w:p w14:paraId="74B97FAC" w14:textId="2AB04928" w:rsidR="00682D35" w:rsidRDefault="00700B61" w:rsidP="00DA0120">
            <w:pPr>
              <w:jc w:val="both"/>
              <w:rPr>
                <w:ins w:id="814" w:author="NERGUI BATBAYAR" w:date="2026-10-25T01:05:00Z"/>
                <w:lang w:val="en-US"/>
              </w:rPr>
            </w:pPr>
            <w:ins w:id="815" w:author="NERGUI BATBAYAR" w:date="2026-10-25T01:09:00Z">
              <w:r>
                <w:rPr>
                  <w:lang w:val="en-US"/>
                </w:rPr>
                <w:t>Daily visitor target</w:t>
              </w:r>
            </w:ins>
          </w:p>
        </w:tc>
      </w:tr>
      <w:tr w:rsidR="00700B61" w14:paraId="1B3EDB3E" w14:textId="77777777" w:rsidTr="00700B61">
        <w:trPr>
          <w:ins w:id="816" w:author="NERGUI BATBAYAR" w:date="2026-10-25T01:05:00Z"/>
        </w:trPr>
        <w:tc>
          <w:tcPr>
            <w:tcW w:w="2254" w:type="dxa"/>
            <w:tcPrChange w:id="817" w:author="NERGUI BATBAYAR" w:date="2026-10-25T01:08:00Z">
              <w:tcPr>
                <w:tcW w:w="2254" w:type="dxa"/>
              </w:tcPr>
            </w:tcPrChange>
          </w:tcPr>
          <w:p w14:paraId="14142A96" w14:textId="26EC4A6B" w:rsidR="00700B61" w:rsidRDefault="00700B61" w:rsidP="00700B61">
            <w:pPr>
              <w:jc w:val="both"/>
              <w:rPr>
                <w:ins w:id="818" w:author="NERGUI BATBAYAR" w:date="2026-10-25T01:05:00Z"/>
                <w:lang w:val="en-US"/>
              </w:rPr>
            </w:pPr>
            <w:ins w:id="819" w:author="NERGUI BATBAYAR" w:date="2026-10-25T01:06:00Z">
              <w:r>
                <w:rPr>
                  <w:lang w:val="en-US"/>
                </w:rPr>
                <w:t>Air_reser</w:t>
              </w:r>
            </w:ins>
            <w:ins w:id="820" w:author="NERGUI BATBAYAR" w:date="2026-10-25T01:07:00Z">
              <w:r>
                <w:rPr>
                  <w:lang w:val="en-US"/>
                </w:rPr>
                <w:t>ve</w:t>
              </w:r>
            </w:ins>
            <w:ins w:id="821" w:author="NERGUI BATBAYAR" w:date="2026-10-25T01:06:00Z">
              <w:r>
                <w:rPr>
                  <w:lang w:val="en-US"/>
                </w:rPr>
                <w:t>.csv</w:t>
              </w:r>
            </w:ins>
          </w:p>
        </w:tc>
        <w:tc>
          <w:tcPr>
            <w:tcW w:w="2254" w:type="dxa"/>
            <w:tcPrChange w:id="822" w:author="NERGUI BATBAYAR" w:date="2026-10-25T01:08:00Z">
              <w:tcPr>
                <w:tcW w:w="2254" w:type="dxa"/>
              </w:tcPr>
            </w:tcPrChange>
          </w:tcPr>
          <w:p w14:paraId="64B26FE4" w14:textId="329AC7F1" w:rsidR="00700B61" w:rsidRDefault="00700B61">
            <w:pPr>
              <w:jc w:val="center"/>
              <w:rPr>
                <w:ins w:id="823" w:author="NERGUI BATBAYAR" w:date="2026-10-25T01:05:00Z"/>
                <w:lang w:val="en-US"/>
              </w:rPr>
              <w:pPrChange w:id="824" w:author="NERGUI BATBAYAR" w:date="2026-10-25T01:09:00Z">
                <w:pPr>
                  <w:jc w:val="both"/>
                </w:pPr>
              </w:pPrChange>
            </w:pPr>
            <w:ins w:id="825" w:author="NERGUI BATBAYAR" w:date="2026-10-25T01:07:00Z">
              <w:r>
                <w:rPr>
                  <w:lang w:val="en-US"/>
                </w:rPr>
                <w:t>92</w:t>
              </w:r>
            </w:ins>
            <w:ins w:id="826" w:author="NERGUI BATBAYAR" w:date="2026-10-25T01:08:00Z">
              <w:r>
                <w:rPr>
                  <w:lang w:val="en-US"/>
                </w:rPr>
                <w:t>,378</w:t>
              </w:r>
            </w:ins>
          </w:p>
        </w:tc>
        <w:tc>
          <w:tcPr>
            <w:tcW w:w="1337" w:type="dxa"/>
            <w:tcPrChange w:id="827" w:author="NERGUI BATBAYAR" w:date="2026-10-25T01:08:00Z">
              <w:tcPr>
                <w:tcW w:w="2254" w:type="dxa"/>
              </w:tcPr>
            </w:tcPrChange>
          </w:tcPr>
          <w:p w14:paraId="2C7B6EE5" w14:textId="63CDEC6F" w:rsidR="00700B61" w:rsidRDefault="00700B61">
            <w:pPr>
              <w:jc w:val="center"/>
              <w:rPr>
                <w:ins w:id="828" w:author="NERGUI BATBAYAR" w:date="2026-10-25T01:05:00Z"/>
                <w:lang w:val="en-US"/>
              </w:rPr>
              <w:pPrChange w:id="829" w:author="NERGUI BATBAYAR" w:date="2026-10-25T01:09:00Z">
                <w:pPr>
                  <w:jc w:val="both"/>
                </w:pPr>
              </w:pPrChange>
            </w:pPr>
            <w:ins w:id="830" w:author="NERGUI BATBAYAR" w:date="2026-10-25T01:08:00Z">
              <w:r>
                <w:rPr>
                  <w:lang w:val="en-US"/>
                </w:rPr>
                <w:t>4</w:t>
              </w:r>
            </w:ins>
          </w:p>
        </w:tc>
        <w:tc>
          <w:tcPr>
            <w:tcW w:w="3171" w:type="dxa"/>
            <w:tcPrChange w:id="831" w:author="NERGUI BATBAYAR" w:date="2026-10-25T01:08:00Z">
              <w:tcPr>
                <w:tcW w:w="2254" w:type="dxa"/>
              </w:tcPr>
            </w:tcPrChange>
          </w:tcPr>
          <w:p w14:paraId="165A24B4" w14:textId="41151DF0" w:rsidR="00700B61" w:rsidRDefault="00700B61" w:rsidP="00700B61">
            <w:pPr>
              <w:jc w:val="both"/>
              <w:rPr>
                <w:ins w:id="832" w:author="NERGUI BATBAYAR" w:date="2026-10-25T01:05:00Z"/>
                <w:lang w:val="en-US"/>
              </w:rPr>
            </w:pPr>
            <w:ins w:id="833" w:author="NERGUI BATBAYAR" w:date="2026-10-25T01:09:00Z">
              <w:r>
                <w:rPr>
                  <w:lang w:val="en-US"/>
                </w:rPr>
                <w:t>Advance reser</w:t>
              </w:r>
            </w:ins>
            <w:ins w:id="834" w:author="NERGUI BATBAYAR" w:date="2026-10-25T01:10:00Z">
              <w:r>
                <w:rPr>
                  <w:lang w:val="en-US"/>
                </w:rPr>
                <w:t>vations</w:t>
              </w:r>
            </w:ins>
          </w:p>
        </w:tc>
      </w:tr>
      <w:tr w:rsidR="00700B61" w14:paraId="2D978999" w14:textId="77777777" w:rsidTr="00700B61">
        <w:trPr>
          <w:ins w:id="835" w:author="NERGUI BATBAYAR" w:date="2026-10-25T01:05:00Z"/>
        </w:trPr>
        <w:tc>
          <w:tcPr>
            <w:tcW w:w="2254" w:type="dxa"/>
            <w:tcPrChange w:id="836" w:author="NERGUI BATBAYAR" w:date="2026-10-25T01:08:00Z">
              <w:tcPr>
                <w:tcW w:w="2254" w:type="dxa"/>
              </w:tcPr>
            </w:tcPrChange>
          </w:tcPr>
          <w:p w14:paraId="556DA8CC" w14:textId="2BEA5EF1" w:rsidR="00700B61" w:rsidRPr="00700B61" w:rsidRDefault="00700B61" w:rsidP="00700B61">
            <w:pPr>
              <w:jc w:val="both"/>
              <w:rPr>
                <w:ins w:id="837" w:author="NERGUI BATBAYAR" w:date="2026-10-25T01:05:00Z"/>
                <w:b/>
                <w:bCs/>
                <w:lang w:val="en-US"/>
                <w:rPrChange w:id="838" w:author="NERGUI BATBAYAR" w:date="2026-10-25T01:06:00Z">
                  <w:rPr>
                    <w:ins w:id="839" w:author="NERGUI BATBAYAR" w:date="2026-10-25T01:05:00Z"/>
                    <w:lang w:val="en-US"/>
                  </w:rPr>
                </w:rPrChange>
              </w:rPr>
            </w:pPr>
            <w:ins w:id="840" w:author="NERGUI BATBAYAR" w:date="2026-10-25T01:06:00Z">
              <w:r>
                <w:rPr>
                  <w:lang w:val="en-US"/>
                </w:rPr>
                <w:t>Air_</w:t>
              </w:r>
            </w:ins>
            <w:ins w:id="841" w:author="NERGUI BATBAYAR" w:date="2026-10-25T01:07:00Z">
              <w:r>
                <w:rPr>
                  <w:lang w:val="en-US"/>
                </w:rPr>
                <w:t>store</w:t>
              </w:r>
            </w:ins>
            <w:ins w:id="842" w:author="NERGUI BATBAYAR" w:date="2026-10-25T01:06:00Z">
              <w:r>
                <w:rPr>
                  <w:lang w:val="en-US"/>
                </w:rPr>
                <w:t>_</w:t>
              </w:r>
            </w:ins>
            <w:ins w:id="843" w:author="NERGUI BATBAYAR" w:date="2026-10-25T01:07:00Z">
              <w:r>
                <w:rPr>
                  <w:lang w:val="en-US"/>
                </w:rPr>
                <w:t>info</w:t>
              </w:r>
            </w:ins>
            <w:ins w:id="844" w:author="NERGUI BATBAYAR" w:date="2026-10-25T01:06:00Z">
              <w:r>
                <w:rPr>
                  <w:lang w:val="en-US"/>
                </w:rPr>
                <w:t>.csv</w:t>
              </w:r>
            </w:ins>
          </w:p>
        </w:tc>
        <w:tc>
          <w:tcPr>
            <w:tcW w:w="2254" w:type="dxa"/>
            <w:tcPrChange w:id="845" w:author="NERGUI BATBAYAR" w:date="2026-10-25T01:08:00Z">
              <w:tcPr>
                <w:tcW w:w="2254" w:type="dxa"/>
              </w:tcPr>
            </w:tcPrChange>
          </w:tcPr>
          <w:p w14:paraId="6AF17AB1" w14:textId="56314348" w:rsidR="00700B61" w:rsidRDefault="00700B61">
            <w:pPr>
              <w:jc w:val="center"/>
              <w:rPr>
                <w:ins w:id="846" w:author="NERGUI BATBAYAR" w:date="2026-10-25T01:05:00Z"/>
                <w:lang w:val="en-US"/>
              </w:rPr>
              <w:pPrChange w:id="847" w:author="NERGUI BATBAYAR" w:date="2026-10-25T01:09:00Z">
                <w:pPr>
                  <w:jc w:val="both"/>
                </w:pPr>
              </w:pPrChange>
            </w:pPr>
            <w:ins w:id="848" w:author="NERGUI BATBAYAR" w:date="2026-10-25T01:08:00Z">
              <w:r>
                <w:rPr>
                  <w:lang w:val="en-US"/>
                </w:rPr>
                <w:t>829</w:t>
              </w:r>
            </w:ins>
          </w:p>
        </w:tc>
        <w:tc>
          <w:tcPr>
            <w:tcW w:w="1337" w:type="dxa"/>
            <w:tcPrChange w:id="849" w:author="NERGUI BATBAYAR" w:date="2026-10-25T01:08:00Z">
              <w:tcPr>
                <w:tcW w:w="2254" w:type="dxa"/>
              </w:tcPr>
            </w:tcPrChange>
          </w:tcPr>
          <w:p w14:paraId="4CFCB74F" w14:textId="7BE73336" w:rsidR="00700B61" w:rsidRDefault="00700B61">
            <w:pPr>
              <w:jc w:val="center"/>
              <w:rPr>
                <w:ins w:id="850" w:author="NERGUI BATBAYAR" w:date="2026-10-25T01:05:00Z"/>
                <w:lang w:val="en-US"/>
              </w:rPr>
              <w:pPrChange w:id="851" w:author="NERGUI BATBAYAR" w:date="2026-10-25T01:09:00Z">
                <w:pPr>
                  <w:jc w:val="both"/>
                </w:pPr>
              </w:pPrChange>
            </w:pPr>
            <w:ins w:id="852" w:author="NERGUI BATBAYAR" w:date="2026-10-25T01:08:00Z">
              <w:r>
                <w:rPr>
                  <w:lang w:val="en-US"/>
                </w:rPr>
                <w:t>5</w:t>
              </w:r>
            </w:ins>
          </w:p>
        </w:tc>
        <w:tc>
          <w:tcPr>
            <w:tcW w:w="3171" w:type="dxa"/>
            <w:tcPrChange w:id="853" w:author="NERGUI BATBAYAR" w:date="2026-10-25T01:08:00Z">
              <w:tcPr>
                <w:tcW w:w="2254" w:type="dxa"/>
              </w:tcPr>
            </w:tcPrChange>
          </w:tcPr>
          <w:p w14:paraId="161137D4" w14:textId="1C22F24F" w:rsidR="00700B61" w:rsidRDefault="00700B61" w:rsidP="00700B61">
            <w:pPr>
              <w:jc w:val="both"/>
              <w:rPr>
                <w:ins w:id="854" w:author="NERGUI BATBAYAR" w:date="2026-10-25T01:05:00Z"/>
                <w:lang w:val="en-US"/>
              </w:rPr>
            </w:pPr>
            <w:ins w:id="855" w:author="NERGUI BATBAYAR" w:date="2026-10-25T01:10:00Z">
              <w:r>
                <w:rPr>
                  <w:lang w:val="en-US"/>
                </w:rPr>
                <w:t>Restaurant characteristics</w:t>
              </w:r>
            </w:ins>
          </w:p>
        </w:tc>
      </w:tr>
      <w:tr w:rsidR="00700B61" w14:paraId="36DD8234" w14:textId="77777777" w:rsidTr="00700B61">
        <w:trPr>
          <w:ins w:id="856" w:author="NERGUI BATBAYAR" w:date="2026-10-25T01:05:00Z"/>
        </w:trPr>
        <w:tc>
          <w:tcPr>
            <w:tcW w:w="2254" w:type="dxa"/>
            <w:tcPrChange w:id="857" w:author="NERGUI BATBAYAR" w:date="2026-10-25T01:08:00Z">
              <w:tcPr>
                <w:tcW w:w="2254" w:type="dxa"/>
              </w:tcPr>
            </w:tcPrChange>
          </w:tcPr>
          <w:p w14:paraId="2986744C" w14:textId="7E6842AA" w:rsidR="00700B61" w:rsidRDefault="00700B61" w:rsidP="00700B61">
            <w:pPr>
              <w:jc w:val="both"/>
              <w:rPr>
                <w:ins w:id="858" w:author="NERGUI BATBAYAR" w:date="2026-10-25T01:05:00Z"/>
                <w:lang w:val="en-US"/>
              </w:rPr>
            </w:pPr>
            <w:ins w:id="859" w:author="NERGUI BATBAYAR" w:date="2026-10-25T01:07:00Z">
              <w:r>
                <w:rPr>
                  <w:lang w:val="en-US"/>
                </w:rPr>
                <w:t>Date_info</w:t>
              </w:r>
            </w:ins>
            <w:ins w:id="860" w:author="NERGUI BATBAYAR" w:date="2026-10-25T01:06:00Z">
              <w:r>
                <w:rPr>
                  <w:lang w:val="en-US"/>
                </w:rPr>
                <w:t>.csv</w:t>
              </w:r>
            </w:ins>
          </w:p>
        </w:tc>
        <w:tc>
          <w:tcPr>
            <w:tcW w:w="2254" w:type="dxa"/>
            <w:tcPrChange w:id="861" w:author="NERGUI BATBAYAR" w:date="2026-10-25T01:08:00Z">
              <w:tcPr>
                <w:tcW w:w="2254" w:type="dxa"/>
              </w:tcPr>
            </w:tcPrChange>
          </w:tcPr>
          <w:p w14:paraId="2628468D" w14:textId="3ACDADE9" w:rsidR="00700B61" w:rsidRDefault="00700B61">
            <w:pPr>
              <w:jc w:val="center"/>
              <w:rPr>
                <w:ins w:id="862" w:author="NERGUI BATBAYAR" w:date="2026-10-25T01:05:00Z"/>
                <w:lang w:val="en-US"/>
              </w:rPr>
              <w:pPrChange w:id="863" w:author="NERGUI BATBAYAR" w:date="2026-10-25T01:09:00Z">
                <w:pPr>
                  <w:jc w:val="both"/>
                </w:pPr>
              </w:pPrChange>
            </w:pPr>
            <w:ins w:id="864" w:author="NERGUI BATBAYAR" w:date="2026-10-25T01:08:00Z">
              <w:r>
                <w:rPr>
                  <w:lang w:val="en-US"/>
                </w:rPr>
                <w:t>517</w:t>
              </w:r>
            </w:ins>
          </w:p>
        </w:tc>
        <w:tc>
          <w:tcPr>
            <w:tcW w:w="1337" w:type="dxa"/>
            <w:tcPrChange w:id="865" w:author="NERGUI BATBAYAR" w:date="2026-10-25T01:08:00Z">
              <w:tcPr>
                <w:tcW w:w="2254" w:type="dxa"/>
              </w:tcPr>
            </w:tcPrChange>
          </w:tcPr>
          <w:p w14:paraId="722758E0" w14:textId="1C0A9AC9" w:rsidR="00700B61" w:rsidRDefault="00700B61">
            <w:pPr>
              <w:jc w:val="center"/>
              <w:rPr>
                <w:ins w:id="866" w:author="NERGUI BATBAYAR" w:date="2026-10-25T01:05:00Z"/>
                <w:lang w:val="en-US"/>
              </w:rPr>
              <w:pPrChange w:id="867" w:author="NERGUI BATBAYAR" w:date="2026-10-25T01:09:00Z">
                <w:pPr>
                  <w:jc w:val="both"/>
                </w:pPr>
              </w:pPrChange>
            </w:pPr>
            <w:ins w:id="868" w:author="NERGUI BATBAYAR" w:date="2026-10-25T01:08:00Z">
              <w:r>
                <w:rPr>
                  <w:lang w:val="en-US"/>
                </w:rPr>
                <w:t>3</w:t>
              </w:r>
            </w:ins>
          </w:p>
        </w:tc>
        <w:tc>
          <w:tcPr>
            <w:tcW w:w="3171" w:type="dxa"/>
            <w:tcPrChange w:id="869" w:author="NERGUI BATBAYAR" w:date="2026-10-25T01:08:00Z">
              <w:tcPr>
                <w:tcW w:w="2254" w:type="dxa"/>
              </w:tcPr>
            </w:tcPrChange>
          </w:tcPr>
          <w:p w14:paraId="6A89786B" w14:textId="5C2F38EB" w:rsidR="00700B61" w:rsidRDefault="00700B61" w:rsidP="00700B61">
            <w:pPr>
              <w:jc w:val="both"/>
              <w:rPr>
                <w:ins w:id="870" w:author="NERGUI BATBAYAR" w:date="2026-10-25T01:05:00Z"/>
                <w:lang w:val="en-US"/>
              </w:rPr>
            </w:pPr>
            <w:ins w:id="871" w:author="NERGUI BATBAYAR" w:date="2026-10-25T01:10:00Z">
              <w:r>
                <w:rPr>
                  <w:lang w:val="en-US"/>
                </w:rPr>
                <w:t>Weekdays and holidays</w:t>
              </w:r>
            </w:ins>
          </w:p>
        </w:tc>
      </w:tr>
    </w:tbl>
    <w:p w14:paraId="1699978F" w14:textId="36523C38" w:rsidR="00D9366C" w:rsidDel="00904650" w:rsidRDefault="00D9366C" w:rsidP="0059247D">
      <w:pPr>
        <w:pStyle w:val="Heading1"/>
        <w:numPr>
          <w:ilvl w:val="0"/>
          <w:numId w:val="0"/>
        </w:numPr>
        <w:rPr>
          <w:del w:id="872" w:author="NERGUI BATBAYAR" w:date="2026-10-25T01:11:00Z"/>
          <w:rFonts w:eastAsia="Calibri" w:cs="Calibri"/>
          <w:b/>
          <w:bCs/>
          <w:color w:val="auto"/>
          <w:spacing w:val="0"/>
          <w:kern w:val="0"/>
        </w:rPr>
      </w:pPr>
    </w:p>
    <w:p w14:paraId="50D811E5" w14:textId="77777777" w:rsidR="00904650" w:rsidRPr="00904650" w:rsidRDefault="00904650">
      <w:pPr>
        <w:rPr>
          <w:ins w:id="873" w:author="NERGUI BATBAYAR" w:date="2026-10-25T10:15:00Z"/>
        </w:rPr>
        <w:pPrChange w:id="874" w:author="NERGUI BATBAYAR" w:date="2026-10-25T10:15:00Z">
          <w:pPr>
            <w:pStyle w:val="Heading3"/>
          </w:pPr>
        </w:pPrChange>
      </w:pPr>
    </w:p>
    <w:p w14:paraId="7770181D" w14:textId="033D25C8" w:rsidR="0051184F" w:rsidRPr="00700B61" w:rsidDel="00700B61" w:rsidRDefault="0051184F">
      <w:pPr>
        <w:rPr>
          <w:del w:id="875" w:author="NERGUI BATBAYAR" w:date="2026-10-25T01:11:00Z"/>
          <w:rFonts w:ascii="Times New Roman" w:hAnsi="Times New Roman" w:cs="Times New Roman"/>
          <w:b/>
          <w:bCs/>
          <w:sz w:val="28"/>
          <w:szCs w:val="28"/>
          <w:rPrChange w:id="876" w:author="NERGUI BATBAYAR" w:date="2026-10-25T01:13:00Z">
            <w:rPr>
              <w:del w:id="877" w:author="NERGUI BATBAYAR" w:date="2026-10-25T01:11:00Z"/>
            </w:rPr>
          </w:rPrChange>
        </w:rPr>
      </w:pPr>
    </w:p>
    <w:p w14:paraId="225A14DC" w14:textId="0FE76126" w:rsidR="0051184F" w:rsidRPr="00700B61" w:rsidDel="00700B61" w:rsidRDefault="00E73B14">
      <w:pPr>
        <w:rPr>
          <w:del w:id="878" w:author="NERGUI BATBAYAR" w:date="2026-10-25T01:11:00Z"/>
          <w:rFonts w:ascii="Times New Roman" w:hAnsi="Times New Roman" w:cs="Times New Roman"/>
          <w:b/>
          <w:bCs/>
          <w:sz w:val="28"/>
          <w:szCs w:val="28"/>
          <w:rPrChange w:id="879" w:author="NERGUI BATBAYAR" w:date="2026-10-25T01:13:00Z">
            <w:rPr>
              <w:del w:id="880" w:author="NERGUI BATBAYAR" w:date="2026-10-25T01:11:00Z"/>
            </w:rPr>
          </w:rPrChange>
        </w:rPr>
      </w:pPr>
      <w:del w:id="881" w:author="NERGUI BATBAYAR" w:date="2026-10-25T01:11:00Z">
        <w:r w:rsidRPr="00700B61" w:rsidDel="00700B61">
          <w:rPr>
            <w:rFonts w:ascii="Times New Roman" w:hAnsi="Times New Roman" w:cs="Times New Roman"/>
            <w:b/>
            <w:bCs/>
            <w:noProof/>
            <w:sz w:val="28"/>
            <w:szCs w:val="28"/>
            <w:rPrChange w:id="882" w:author="NERGUI BATBAYAR" w:date="2026-10-25T01:13:00Z">
              <w:rPr>
                <w:noProof/>
              </w:rPr>
            </w:rPrChange>
          </w:rPr>
          <w:drawing>
            <wp:inline distT="0" distB="0" distL="0" distR="0" wp14:anchorId="3D568519" wp14:editId="07D20C58">
              <wp:extent cx="3571875" cy="819150"/>
              <wp:effectExtent l="0" t="0" r="0" b="0"/>
              <wp:docPr id="1728545884" name="image2.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A screenshot of a computer&#10;&#10;Description automatically generated"/>
                      <pic:cNvPicPr preferRelativeResize="0"/>
                    </pic:nvPicPr>
                    <pic:blipFill>
                      <a:blip r:embed="rId15"/>
                      <a:srcRect/>
                      <a:stretch>
                        <a:fillRect/>
                      </a:stretch>
                    </pic:blipFill>
                    <pic:spPr>
                      <a:xfrm>
                        <a:off x="0" y="0"/>
                        <a:ext cx="3571875" cy="819150"/>
                      </a:xfrm>
                      <a:prstGeom prst="rect">
                        <a:avLst/>
                      </a:prstGeom>
                      <a:ln/>
                    </pic:spPr>
                  </pic:pic>
                </a:graphicData>
              </a:graphic>
            </wp:inline>
          </w:drawing>
        </w:r>
      </w:del>
    </w:p>
    <w:p w14:paraId="74DF0D5E" w14:textId="77777777" w:rsidR="0051184F" w:rsidRPr="00700B61" w:rsidDel="00700B61" w:rsidRDefault="0051184F" w:rsidP="00FC2013">
      <w:pPr>
        <w:rPr>
          <w:del w:id="883" w:author="NERGUI BATBAYAR" w:date="2026-10-25T01:12:00Z"/>
          <w:rFonts w:ascii="Times New Roman" w:hAnsi="Times New Roman" w:cs="Times New Roman"/>
          <w:b/>
          <w:bCs/>
          <w:color w:val="FF0000"/>
          <w:sz w:val="28"/>
          <w:szCs w:val="28"/>
          <w:rPrChange w:id="884" w:author="NERGUI BATBAYAR" w:date="2026-10-25T01:13:00Z">
            <w:rPr>
              <w:del w:id="885" w:author="NERGUI BATBAYAR" w:date="2026-10-25T01:12:00Z"/>
              <w:rFonts w:ascii="Times New Roman" w:hAnsi="Times New Roman" w:cs="Times New Roman"/>
              <w:color w:val="FF0000"/>
              <w:sz w:val="24"/>
              <w:szCs w:val="24"/>
            </w:rPr>
          </w:rPrChange>
        </w:rPr>
      </w:pPr>
    </w:p>
    <w:p w14:paraId="2C10B9FF" w14:textId="3EF5818E" w:rsidR="0051184F" w:rsidDel="0059247D" w:rsidRDefault="00E73B14" w:rsidP="006C0D3E">
      <w:pPr>
        <w:pStyle w:val="Heading1"/>
        <w:rPr>
          <w:del w:id="886" w:author="NERGUI BATBAYAR" w:date="2026-10-25T01:11:00Z"/>
          <w:b/>
          <w:bCs/>
          <w:sz w:val="28"/>
          <w:szCs w:val="28"/>
        </w:rPr>
      </w:pPr>
      <w:del w:id="887" w:author="NERGUI BATBAYAR" w:date="2026-10-25T01:11:00Z">
        <w:r w:rsidRPr="00700B61" w:rsidDel="00700B61">
          <w:rPr>
            <w:rFonts w:ascii="Times New Roman" w:hAnsi="Times New Roman" w:cs="Times New Roman"/>
            <w:color w:val="FF0000"/>
            <w:sz w:val="24"/>
            <w:szCs w:val="24"/>
            <w:rPrChange w:id="888" w:author="NERGUI BATBAYAR" w:date="2026-10-25T01:11:00Z">
              <w:rPr>
                <w:color w:val="FF0000"/>
              </w:rPr>
            </w:rPrChange>
          </w:rPr>
          <w:delText>[NOTE: For the table of contents to function properly, you must use the correct headings for all your chapters and subchapters.</w:delText>
        </w:r>
      </w:del>
    </w:p>
    <w:p w14:paraId="39F1FF8B" w14:textId="67A2ACDF" w:rsidR="0059247D" w:rsidRDefault="0059247D" w:rsidP="0059247D">
      <w:pPr>
        <w:pStyle w:val="Heading1"/>
        <w:numPr>
          <w:ilvl w:val="0"/>
          <w:numId w:val="0"/>
        </w:numPr>
        <w:rPr>
          <w:ins w:id="889" w:author="NERGUI BATBAYAR" w:date="2026-10-25T01:19:00Z"/>
          <w:b/>
          <w:bCs/>
          <w:sz w:val="28"/>
          <w:szCs w:val="28"/>
        </w:rPr>
      </w:pPr>
      <w:ins w:id="890" w:author="NERGUI BATBAYAR" w:date="2026-10-25T01:18:00Z">
        <w:r w:rsidRPr="0059247D">
          <w:rPr>
            <w:b/>
            <w:bCs/>
            <w:sz w:val="28"/>
            <w:szCs w:val="28"/>
            <w:rPrChange w:id="891" w:author="NERGUI BATBAYAR" w:date="2026-10-25T01:19:00Z">
              <w:rPr/>
            </w:rPrChange>
          </w:rPr>
          <w:t xml:space="preserve">7.1 </w:t>
        </w:r>
      </w:ins>
      <w:ins w:id="892" w:author="NERGUI BATBAYAR" w:date="2026-10-25T01:19:00Z">
        <w:r w:rsidRPr="0059247D">
          <w:rPr>
            <w:b/>
            <w:bCs/>
            <w:sz w:val="28"/>
            <w:szCs w:val="28"/>
            <w:rPrChange w:id="893" w:author="NERGUI BATBAYAR" w:date="2026-10-25T01:19:00Z">
              <w:rPr/>
            </w:rPrChange>
          </w:rPr>
          <w:t>Preliminary quality checks</w:t>
        </w:r>
      </w:ins>
    </w:p>
    <w:p w14:paraId="2372CF52" w14:textId="5CDF9E73" w:rsidR="0059247D" w:rsidRDefault="0059247D" w:rsidP="007B2001">
      <w:pPr>
        <w:jc w:val="both"/>
        <w:rPr>
          <w:ins w:id="894" w:author="NERGUI BATBAYAR" w:date="2026-10-25T01:31:00Z"/>
        </w:rPr>
      </w:pPr>
      <w:ins w:id="895" w:author="NERGUI BATBAYAR" w:date="2026-10-25T01:20:00Z">
        <w:r>
          <w:t>No Pandas dete</w:t>
        </w:r>
      </w:ins>
      <w:ins w:id="896" w:author="NERGUI BATBAYAR" w:date="2026-10-25T01:30:00Z">
        <w:r w:rsidR="007B2001">
          <w:t>c</w:t>
        </w:r>
      </w:ins>
      <w:ins w:id="897" w:author="NERGUI BATBAYAR" w:date="2026-10-25T01:20:00Z">
        <w:r>
          <w:t>ted missing values were found</w:t>
        </w:r>
      </w:ins>
      <w:ins w:id="898" w:author="NERGUI BATBAYAR" w:date="2026-10-25T01:21:00Z">
        <w:r>
          <w:t xml:space="preserve"> in any of the four files. Visits, store and calendar records contain</w:t>
        </w:r>
      </w:ins>
      <w:ins w:id="899" w:author="NERGUI BATBAYAR" w:date="2026-10-25T01:22:00Z">
        <w:r>
          <w:t>ed no exact duplicate rows. Visito</w:t>
        </w:r>
      </w:ins>
      <w:ins w:id="900" w:author="NERGUI BATBAYAR" w:date="2026-10-25T01:30:00Z">
        <w:r w:rsidR="007B2001">
          <w:t>r</w:t>
        </w:r>
      </w:ins>
      <w:ins w:id="901" w:author="NERGUI BATBAYAR" w:date="2026-10-25T01:31:00Z">
        <w:r w:rsidR="007B2001">
          <w:t xml:space="preserve"> </w:t>
        </w:r>
      </w:ins>
      <w:ins w:id="902" w:author="NERGUI BATBAYAR" w:date="2026-10-25T01:22:00Z">
        <w:r>
          <w:t>and reservation counts contained no negati</w:t>
        </w:r>
      </w:ins>
      <w:ins w:id="903" w:author="NERGUI BATBAYAR" w:date="2026-10-25T01:23:00Z">
        <w:r>
          <w:t>ve value, and the restaurant date duplicate</w:t>
        </w:r>
      </w:ins>
      <w:ins w:id="904" w:author="NERGUI BATBAYAR" w:date="2026-10-25T01:24:00Z">
        <w:r>
          <w:t xml:space="preserve"> check returned zero. Reservation contained 2770 repea</w:t>
        </w:r>
      </w:ins>
      <w:ins w:id="905" w:author="NERGUI BATBAYAR" w:date="2026-10-25T01:25:00Z">
        <w:r>
          <w:t xml:space="preserve">ted rows beyond the </w:t>
        </w:r>
        <w:proofErr w:type="spellStart"/>
        <w:r>
          <w:t>fist</w:t>
        </w:r>
        <w:proofErr w:type="spellEnd"/>
        <w:r>
          <w:t xml:space="preserve"> </w:t>
        </w:r>
        <w:r w:rsidR="007B2001">
          <w:t>identical occurrence.</w:t>
        </w:r>
      </w:ins>
      <w:ins w:id="906" w:author="NERGUI BATBAYAR" w:date="2026-10-25T01:26:00Z">
        <w:r w:rsidR="007B2001">
          <w:t xml:space="preserve"> Without uni</w:t>
        </w:r>
      </w:ins>
      <w:ins w:id="907" w:author="NERGUI BATBAYAR" w:date="2026-10-25T01:31:00Z">
        <w:r w:rsidR="007B2001">
          <w:t>q</w:t>
        </w:r>
      </w:ins>
      <w:ins w:id="908" w:author="NERGUI BATBAYAR" w:date="2026-10-25T01:26:00Z">
        <w:r w:rsidR="007B2001">
          <w:t>ue booking identifiers, these cannot conc</w:t>
        </w:r>
      </w:ins>
      <w:ins w:id="909" w:author="NERGUI BATBAYAR" w:date="2026-10-25T01:27:00Z">
        <w:r w:rsidR="007B2001">
          <w:t>lusively be classified as erroneous du</w:t>
        </w:r>
      </w:ins>
      <w:ins w:id="910" w:author="NERGUI BATBAYAR" w:date="2026-10-25T01:28:00Z">
        <w:r w:rsidR="007B2001">
          <w:t>plicates rather than separate booking with matching recorded att</w:t>
        </w:r>
      </w:ins>
      <w:ins w:id="911" w:author="NERGUI BATBAYAR" w:date="2026-10-25T01:29:00Z">
        <w:r w:rsidR="007B2001">
          <w:t xml:space="preserve">ributes. They will be retained pending further </w:t>
        </w:r>
      </w:ins>
      <w:ins w:id="912" w:author="NERGUI BATBAYAR" w:date="2026-10-25T01:30:00Z">
        <w:r w:rsidR="007B2001">
          <w:t>investigation and sensitivity.</w:t>
        </w:r>
      </w:ins>
    </w:p>
    <w:p w14:paraId="5869524D" w14:textId="352696AB" w:rsidR="007B2001" w:rsidRDefault="007B2001" w:rsidP="007B2001">
      <w:pPr>
        <w:pStyle w:val="Heading1"/>
        <w:numPr>
          <w:ilvl w:val="0"/>
          <w:numId w:val="0"/>
        </w:numPr>
        <w:rPr>
          <w:ins w:id="913" w:author="NERGUI BATBAYAR" w:date="2026-10-25T01:31:00Z"/>
          <w:b/>
          <w:bCs/>
          <w:sz w:val="28"/>
          <w:szCs w:val="28"/>
        </w:rPr>
      </w:pPr>
      <w:ins w:id="914" w:author="NERGUI BATBAYAR" w:date="2026-10-25T01:31:00Z">
        <w:r w:rsidRPr="00BE7DDA">
          <w:rPr>
            <w:b/>
            <w:bCs/>
            <w:sz w:val="28"/>
            <w:szCs w:val="28"/>
          </w:rPr>
          <w:t>7.</w:t>
        </w:r>
        <w:r>
          <w:rPr>
            <w:b/>
            <w:bCs/>
            <w:sz w:val="28"/>
            <w:szCs w:val="28"/>
          </w:rPr>
          <w:t>2</w:t>
        </w:r>
        <w:r w:rsidRPr="00BE7DDA">
          <w:rPr>
            <w:b/>
            <w:bCs/>
            <w:sz w:val="28"/>
            <w:szCs w:val="28"/>
          </w:rPr>
          <w:t xml:space="preserve"> </w:t>
        </w:r>
      </w:ins>
      <w:ins w:id="915" w:author="NERGUI BATBAYAR" w:date="2026-10-25T01:32:00Z">
        <w:r>
          <w:rPr>
            <w:b/>
            <w:bCs/>
            <w:sz w:val="28"/>
            <w:szCs w:val="28"/>
          </w:rPr>
          <w:t xml:space="preserve">Suitability for further use </w:t>
        </w:r>
      </w:ins>
    </w:p>
    <w:p w14:paraId="4A9CD76A" w14:textId="77777777" w:rsidR="00904650" w:rsidRPr="00904650" w:rsidRDefault="00904650">
      <w:pPr>
        <w:jc w:val="both"/>
        <w:rPr>
          <w:ins w:id="916" w:author="NERGUI BATBAYAR" w:date="2026-10-25T10:16:00Z"/>
          <w:sz w:val="24"/>
          <w:szCs w:val="24"/>
          <w:rPrChange w:id="917" w:author="NERGUI BATBAYAR" w:date="2026-10-25T10:16:00Z">
            <w:rPr>
              <w:ins w:id="918" w:author="NERGUI BATBAYAR" w:date="2026-10-25T10:16:00Z"/>
            </w:rPr>
          </w:rPrChange>
        </w:rPr>
        <w:pPrChange w:id="919" w:author="NERGUI BATBAYAR" w:date="2026-10-25T10:16:00Z">
          <w:pPr/>
        </w:pPrChange>
      </w:pPr>
      <w:ins w:id="920" w:author="NERGUI BATBAYAR" w:date="2026-10-25T10:16:00Z">
        <w:r w:rsidRPr="00904650">
          <w:rPr>
            <w:sz w:val="24"/>
            <w:szCs w:val="24"/>
            <w:rPrChange w:id="921" w:author="NERGUI BATBAYAR" w:date="2026-10-25T10:16:00Z">
              <w:rPr/>
            </w:rPrChange>
          </w:rPr>
          <w:t>These findings support preliminary feasibility, not a guarantee of complete cleanliness or forecasting performance. Date validity, historical coverage, unrecorded days and identifier consistency will be examined next semester. Academic use must comply with the competition rules and any dataset-specific restrictions (Recruit Holdings, 2017b). Raw data will not be redistributed without checking the applicable conditions.</w:t>
        </w:r>
      </w:ins>
    </w:p>
    <w:p w14:paraId="4500B494" w14:textId="1CB0565D" w:rsidR="00904650" w:rsidRDefault="00904650" w:rsidP="00904650">
      <w:pPr>
        <w:pStyle w:val="Heading1"/>
        <w:numPr>
          <w:ilvl w:val="0"/>
          <w:numId w:val="0"/>
        </w:numPr>
        <w:rPr>
          <w:ins w:id="922" w:author="NERGUI BATBAYAR" w:date="2026-10-25T10:17:00Z"/>
          <w:b/>
          <w:bCs/>
          <w:sz w:val="28"/>
          <w:szCs w:val="28"/>
        </w:rPr>
      </w:pPr>
      <w:ins w:id="923" w:author="NERGUI BATBAYAR" w:date="2026-10-25T10:16:00Z">
        <w:r>
          <w:rPr>
            <w:b/>
            <w:bCs/>
            <w:sz w:val="28"/>
            <w:szCs w:val="28"/>
          </w:rPr>
          <w:t>8</w:t>
        </w:r>
        <w:r w:rsidRPr="00BE7DDA">
          <w:rPr>
            <w:b/>
            <w:bCs/>
            <w:sz w:val="28"/>
            <w:szCs w:val="28"/>
          </w:rPr>
          <w:t xml:space="preserve"> </w:t>
        </w:r>
      </w:ins>
      <w:ins w:id="924" w:author="NERGUI BATBAYAR" w:date="2026-10-25T10:17:00Z">
        <w:r>
          <w:rPr>
            <w:b/>
            <w:bCs/>
            <w:sz w:val="28"/>
            <w:szCs w:val="28"/>
          </w:rPr>
          <w:t xml:space="preserve">Expected deliverables </w:t>
        </w:r>
      </w:ins>
    </w:p>
    <w:p w14:paraId="1E5D08F7" w14:textId="1755C2E4" w:rsidR="00904650" w:rsidRPr="008864D9" w:rsidRDefault="00B93EF8" w:rsidP="008864D9">
      <w:pPr>
        <w:rPr>
          <w:ins w:id="925" w:author="NERGUI BATBAYAR" w:date="2026-10-25T10:24:00Z"/>
          <w:sz w:val="24"/>
          <w:szCs w:val="24"/>
          <w:rPrChange w:id="926" w:author="NERGUI BATBAYAR" w:date="2026-10-25T10:30:00Z">
            <w:rPr>
              <w:ins w:id="927" w:author="NERGUI BATBAYAR" w:date="2026-10-25T10:24:00Z"/>
            </w:rPr>
          </w:rPrChange>
        </w:rPr>
      </w:pPr>
      <w:ins w:id="928" w:author="NERGUI BATBAYAR" w:date="2026-10-25T10:23:00Z">
        <w:r w:rsidRPr="008864D9">
          <w:rPr>
            <w:sz w:val="24"/>
            <w:szCs w:val="24"/>
            <w:rPrChange w:id="929" w:author="NERGUI BATBAYAR" w:date="2026-10-25T10:30:00Z">
              <w:rPr/>
            </w:rPrChange>
          </w:rPr>
          <w:t>The project will produce the follo</w:t>
        </w:r>
      </w:ins>
      <w:ins w:id="930" w:author="NERGUI BATBAYAR" w:date="2026-10-25T10:24:00Z">
        <w:r w:rsidRPr="008864D9">
          <w:rPr>
            <w:sz w:val="24"/>
            <w:szCs w:val="24"/>
            <w:rPrChange w:id="931" w:author="NERGUI BATBAYAR" w:date="2026-10-25T10:30:00Z">
              <w:rPr/>
            </w:rPrChange>
          </w:rPr>
          <w:t>wing deliverables.</w:t>
        </w:r>
      </w:ins>
    </w:p>
    <w:p w14:paraId="03E93953" w14:textId="19851B5B" w:rsidR="00B93EF8" w:rsidRPr="008864D9" w:rsidRDefault="00B93EF8" w:rsidP="008864D9">
      <w:pPr>
        <w:pStyle w:val="ListParagraph"/>
        <w:numPr>
          <w:ilvl w:val="0"/>
          <w:numId w:val="12"/>
        </w:numPr>
        <w:rPr>
          <w:ins w:id="932" w:author="NERGUI BATBAYAR" w:date="2026-10-25T10:27:00Z"/>
          <w:sz w:val="24"/>
          <w:szCs w:val="24"/>
          <w:rPrChange w:id="933" w:author="NERGUI BATBAYAR" w:date="2026-10-25T10:30:00Z">
            <w:rPr>
              <w:ins w:id="934" w:author="NERGUI BATBAYAR" w:date="2026-10-25T10:27:00Z"/>
            </w:rPr>
          </w:rPrChange>
        </w:rPr>
      </w:pPr>
      <w:ins w:id="935" w:author="NERGUI BATBAYAR" w:date="2026-10-25T10:26:00Z">
        <w:r w:rsidRPr="008864D9">
          <w:rPr>
            <w:sz w:val="24"/>
            <w:szCs w:val="24"/>
            <w:rPrChange w:id="936" w:author="NERGUI BATBAYAR" w:date="2026-10-25T10:30:00Z">
              <w:rPr/>
            </w:rPrChange>
          </w:rPr>
          <w:t xml:space="preserve">A </w:t>
        </w:r>
      </w:ins>
      <w:proofErr w:type="spellStart"/>
      <w:ins w:id="937" w:author="NERGUI BATBAYAR" w:date="2026-10-25T10:33:00Z">
        <w:r w:rsidR="008864D9">
          <w:rPr>
            <w:sz w:val="24"/>
            <w:szCs w:val="24"/>
          </w:rPr>
          <w:t>J</w:t>
        </w:r>
      </w:ins>
      <w:ins w:id="938" w:author="NERGUI BATBAYAR" w:date="2026-10-25T10:26:00Z">
        <w:r w:rsidRPr="008864D9">
          <w:rPr>
            <w:sz w:val="24"/>
            <w:szCs w:val="24"/>
            <w:rPrChange w:id="939" w:author="NERGUI BATBAYAR" w:date="2026-10-25T10:30:00Z">
              <w:rPr/>
            </w:rPrChange>
          </w:rPr>
          <w:t>upyter</w:t>
        </w:r>
        <w:proofErr w:type="spellEnd"/>
        <w:r w:rsidRPr="008864D9">
          <w:rPr>
            <w:sz w:val="24"/>
            <w:szCs w:val="24"/>
            <w:rPrChange w:id="940" w:author="NERGUI BATBAYAR" w:date="2026-10-25T10:30:00Z">
              <w:rPr/>
            </w:rPrChange>
          </w:rPr>
          <w:t xml:space="preserve"> Notebook that allows the a</w:t>
        </w:r>
      </w:ins>
      <w:ins w:id="941" w:author="NERGUI BATBAYAR" w:date="2026-10-25T10:27:00Z">
        <w:r w:rsidRPr="008864D9">
          <w:rPr>
            <w:sz w:val="24"/>
            <w:szCs w:val="24"/>
            <w:rPrChange w:id="942" w:author="NERGUI BATBAYAR" w:date="2026-10-25T10:30:00Z">
              <w:rPr/>
            </w:rPrChange>
          </w:rPr>
          <w:t>nalysis to be rerun.</w:t>
        </w:r>
      </w:ins>
      <w:ins w:id="943" w:author="NERGUI BATBAYAR" w:date="2026-10-25T10:26:00Z">
        <w:r w:rsidRPr="008864D9">
          <w:rPr>
            <w:sz w:val="24"/>
            <w:szCs w:val="24"/>
            <w:rPrChange w:id="944" w:author="NERGUI BATBAYAR" w:date="2026-10-25T10:30:00Z">
              <w:rPr/>
            </w:rPrChange>
          </w:rPr>
          <w:t xml:space="preserve"> </w:t>
        </w:r>
      </w:ins>
    </w:p>
    <w:p w14:paraId="7809972C" w14:textId="31501783" w:rsidR="00B93EF8" w:rsidRPr="008864D9" w:rsidRDefault="00B93EF8" w:rsidP="008864D9">
      <w:pPr>
        <w:pStyle w:val="ListParagraph"/>
        <w:numPr>
          <w:ilvl w:val="0"/>
          <w:numId w:val="12"/>
        </w:numPr>
        <w:rPr>
          <w:ins w:id="945" w:author="NERGUI BATBAYAR" w:date="2026-10-25T10:28:00Z"/>
          <w:sz w:val="24"/>
          <w:szCs w:val="24"/>
          <w:rPrChange w:id="946" w:author="NERGUI BATBAYAR" w:date="2026-10-25T10:30:00Z">
            <w:rPr>
              <w:ins w:id="947" w:author="NERGUI BATBAYAR" w:date="2026-10-25T10:28:00Z"/>
            </w:rPr>
          </w:rPrChange>
        </w:rPr>
      </w:pPr>
      <w:ins w:id="948" w:author="NERGUI BATBAYAR" w:date="2026-10-25T10:28:00Z">
        <w:r w:rsidRPr="008864D9">
          <w:rPr>
            <w:sz w:val="24"/>
            <w:szCs w:val="24"/>
            <w:rPrChange w:id="949" w:author="NERGUI BATBAYAR" w:date="2026-10-25T10:30:00Z">
              <w:rPr/>
            </w:rPrChange>
          </w:rPr>
          <w:t>A compari</w:t>
        </w:r>
      </w:ins>
      <w:ins w:id="950" w:author="NERGUI BATBAYAR" w:date="2026-10-25T10:32:00Z">
        <w:r w:rsidR="008864D9">
          <w:rPr>
            <w:sz w:val="24"/>
            <w:szCs w:val="24"/>
          </w:rPr>
          <w:t>s</w:t>
        </w:r>
      </w:ins>
      <w:ins w:id="951" w:author="NERGUI BATBAYAR" w:date="2026-10-25T10:28:00Z">
        <w:r w:rsidRPr="008864D9">
          <w:rPr>
            <w:sz w:val="24"/>
            <w:szCs w:val="24"/>
            <w:rPrChange w:id="952" w:author="NERGUI BATBAYAR" w:date="2026-10-25T10:30:00Z">
              <w:rPr/>
            </w:rPrChange>
          </w:rPr>
          <w:t>on of forecasting methods</w:t>
        </w:r>
      </w:ins>
    </w:p>
    <w:p w14:paraId="1655D55E" w14:textId="1C8C5D49" w:rsidR="00B93EF8" w:rsidRPr="008864D9" w:rsidRDefault="00B93EF8" w:rsidP="008864D9">
      <w:pPr>
        <w:pStyle w:val="ListParagraph"/>
        <w:numPr>
          <w:ilvl w:val="0"/>
          <w:numId w:val="12"/>
        </w:numPr>
        <w:rPr>
          <w:ins w:id="953" w:author="NERGUI BATBAYAR" w:date="2026-10-25T10:29:00Z"/>
          <w:sz w:val="24"/>
          <w:szCs w:val="24"/>
          <w:rPrChange w:id="954" w:author="NERGUI BATBAYAR" w:date="2026-10-25T10:30:00Z">
            <w:rPr>
              <w:ins w:id="955" w:author="NERGUI BATBAYAR" w:date="2026-10-25T10:29:00Z"/>
            </w:rPr>
          </w:rPrChange>
        </w:rPr>
      </w:pPr>
      <w:ins w:id="956" w:author="NERGUI BATBAYAR" w:date="2026-10-25T10:29:00Z">
        <w:r w:rsidRPr="008864D9">
          <w:rPr>
            <w:sz w:val="24"/>
            <w:szCs w:val="24"/>
            <w:rPrChange w:id="957" w:author="NERGUI BATBAYAR" w:date="2026-10-25T10:30:00Z">
              <w:rPr/>
            </w:rPrChange>
          </w:rPr>
          <w:t>A seven days forecasting</w:t>
        </w:r>
      </w:ins>
    </w:p>
    <w:p w14:paraId="25A99974" w14:textId="509B972B" w:rsidR="00B93EF8" w:rsidRPr="008864D9" w:rsidRDefault="00B93EF8" w:rsidP="008864D9">
      <w:pPr>
        <w:pStyle w:val="ListParagraph"/>
        <w:numPr>
          <w:ilvl w:val="0"/>
          <w:numId w:val="12"/>
        </w:numPr>
        <w:rPr>
          <w:ins w:id="958" w:author="NERGUI BATBAYAR" w:date="2026-10-25T10:30:00Z"/>
          <w:sz w:val="24"/>
          <w:szCs w:val="24"/>
          <w:rPrChange w:id="959" w:author="NERGUI BATBAYAR" w:date="2026-10-25T10:30:00Z">
            <w:rPr>
              <w:ins w:id="960" w:author="NERGUI BATBAYAR" w:date="2026-10-25T10:30:00Z"/>
            </w:rPr>
          </w:rPrChange>
        </w:rPr>
      </w:pPr>
      <w:ins w:id="961" w:author="NERGUI BATBAYAR" w:date="2026-10-25T10:29:00Z">
        <w:r w:rsidRPr="008864D9">
          <w:rPr>
            <w:sz w:val="24"/>
            <w:szCs w:val="24"/>
            <w:rPrChange w:id="962" w:author="NERGUI BATBAYAR" w:date="2026-10-25T10:30:00Z">
              <w:rPr/>
            </w:rPrChange>
          </w:rPr>
          <w:t>A</w:t>
        </w:r>
      </w:ins>
      <w:ins w:id="963" w:author="NERGUI BATBAYAR" w:date="2026-10-25T10:32:00Z">
        <w:r w:rsidR="008864D9">
          <w:rPr>
            <w:sz w:val="24"/>
            <w:szCs w:val="24"/>
          </w:rPr>
          <w:t xml:space="preserve"> </w:t>
        </w:r>
      </w:ins>
      <w:ins w:id="964" w:author="NERGUI BATBAYAR" w:date="2026-10-25T10:29:00Z">
        <w:r w:rsidRPr="008864D9">
          <w:rPr>
            <w:sz w:val="24"/>
            <w:szCs w:val="24"/>
            <w:rPrChange w:id="965" w:author="NERGUI BATBAYAR" w:date="2026-10-25T10:30:00Z">
              <w:rPr/>
            </w:rPrChange>
          </w:rPr>
          <w:t>d</w:t>
        </w:r>
      </w:ins>
      <w:ins w:id="966" w:author="NERGUI BATBAYAR" w:date="2026-10-25T10:30:00Z">
        <w:r w:rsidRPr="008864D9">
          <w:rPr>
            <w:sz w:val="24"/>
            <w:szCs w:val="24"/>
            <w:rPrChange w:id="967" w:author="NERGUI BATBAYAR" w:date="2026-10-25T10:30:00Z">
              <w:rPr/>
            </w:rPrChange>
          </w:rPr>
          <w:t xml:space="preserve">ashboard </w:t>
        </w:r>
        <w:proofErr w:type="gramStart"/>
        <w:r w:rsidR="008864D9" w:rsidRPr="008864D9">
          <w:rPr>
            <w:sz w:val="24"/>
            <w:szCs w:val="24"/>
            <w:rPrChange w:id="968" w:author="NERGUI BATBAYAR" w:date="2026-10-25T10:30:00Z">
              <w:rPr/>
            </w:rPrChange>
          </w:rPr>
          <w:t>prototype</w:t>
        </w:r>
        <w:proofErr w:type="gramEnd"/>
        <w:r w:rsidR="008864D9" w:rsidRPr="008864D9">
          <w:rPr>
            <w:sz w:val="24"/>
            <w:szCs w:val="24"/>
            <w:rPrChange w:id="969" w:author="NERGUI BATBAYAR" w:date="2026-10-25T10:30:00Z">
              <w:rPr/>
            </w:rPrChange>
          </w:rPr>
          <w:t xml:space="preserve"> </w:t>
        </w:r>
      </w:ins>
    </w:p>
    <w:p w14:paraId="03BA8489" w14:textId="2FAC8848" w:rsidR="008864D9" w:rsidRPr="008864D9" w:rsidRDefault="008864D9">
      <w:pPr>
        <w:pStyle w:val="ListParagraph"/>
        <w:numPr>
          <w:ilvl w:val="0"/>
          <w:numId w:val="12"/>
        </w:numPr>
        <w:rPr>
          <w:ins w:id="970" w:author="NERGUI BATBAYAR" w:date="2026-10-25T10:16:00Z"/>
          <w:sz w:val="24"/>
          <w:szCs w:val="24"/>
          <w:rPrChange w:id="971" w:author="NERGUI BATBAYAR" w:date="2026-10-25T10:30:00Z">
            <w:rPr>
              <w:ins w:id="972" w:author="NERGUI BATBAYAR" w:date="2026-10-25T10:16:00Z"/>
              <w:b/>
              <w:bCs/>
              <w:sz w:val="28"/>
              <w:szCs w:val="28"/>
            </w:rPr>
          </w:rPrChange>
        </w:rPr>
        <w:pPrChange w:id="973" w:author="NERGUI BATBAYAR" w:date="2026-10-25T10:31:00Z">
          <w:pPr>
            <w:pStyle w:val="Heading1"/>
            <w:numPr>
              <w:numId w:val="0"/>
            </w:numPr>
          </w:pPr>
        </w:pPrChange>
      </w:pPr>
      <w:ins w:id="974" w:author="NERGUI BATBAYAR" w:date="2026-10-25T10:30:00Z">
        <w:r w:rsidRPr="008864D9">
          <w:rPr>
            <w:sz w:val="24"/>
            <w:szCs w:val="24"/>
            <w:rPrChange w:id="975" w:author="NERGUI BATBAYAR" w:date="2026-10-25T10:30:00Z">
              <w:rPr/>
            </w:rPrChange>
          </w:rPr>
          <w:t>A final report</w:t>
        </w:r>
      </w:ins>
    </w:p>
    <w:p w14:paraId="61BEC1E7" w14:textId="0E3EED7A" w:rsidR="0059247D" w:rsidRPr="008864D9" w:rsidRDefault="008864D9">
      <w:pPr>
        <w:jc w:val="both"/>
        <w:rPr>
          <w:ins w:id="976" w:author="NERGUI BATBAYAR" w:date="2026-10-25T10:37:00Z"/>
          <w:sz w:val="24"/>
          <w:szCs w:val="24"/>
          <w:rPrChange w:id="977" w:author="NERGUI BATBAYAR" w:date="2026-10-25T10:38:00Z">
            <w:rPr>
              <w:ins w:id="978" w:author="NERGUI BATBAYAR" w:date="2026-10-25T10:37:00Z"/>
            </w:rPr>
          </w:rPrChange>
        </w:rPr>
        <w:pPrChange w:id="979" w:author="NERGUI BATBAYAR" w:date="2026-10-25T10:38:00Z">
          <w:pPr/>
        </w:pPrChange>
      </w:pPr>
      <w:ins w:id="980" w:author="NERGUI BATBAYAR" w:date="2026-10-25T10:35:00Z">
        <w:r w:rsidRPr="008864D9">
          <w:rPr>
            <w:sz w:val="24"/>
            <w:szCs w:val="24"/>
            <w:rPrChange w:id="981" w:author="NERGUI BATBAYAR" w:date="2026-10-25T10:38:00Z">
              <w:rPr/>
            </w:rPrChange>
          </w:rPr>
          <w:t>Visitor counts can inform operational discussion</w:t>
        </w:r>
      </w:ins>
      <w:ins w:id="982" w:author="NERGUI BATBAYAR" w:date="2026-10-25T10:36:00Z">
        <w:r w:rsidRPr="008864D9">
          <w:rPr>
            <w:sz w:val="24"/>
            <w:szCs w:val="24"/>
            <w:rPrChange w:id="983" w:author="NERGUI BATBAYAR" w:date="2026-10-25T10:38:00Z">
              <w:rPr/>
            </w:rPrChange>
          </w:rPr>
          <w:t>, but cannot independently determine exact staffing levels of</w:t>
        </w:r>
      </w:ins>
      <w:ins w:id="984" w:author="NERGUI BATBAYAR" w:date="2026-10-25T10:37:00Z">
        <w:r w:rsidRPr="008864D9">
          <w:rPr>
            <w:sz w:val="24"/>
            <w:szCs w:val="24"/>
            <w:rPrChange w:id="985" w:author="NERGUI BATBAYAR" w:date="2026-10-25T10:38:00Z">
              <w:rPr/>
            </w:rPrChange>
          </w:rPr>
          <w:t xml:space="preserve"> food quantities without additional business inputs.</w:t>
        </w:r>
      </w:ins>
    </w:p>
    <w:p w14:paraId="0C1DC9AA" w14:textId="77777777" w:rsidR="008864D9" w:rsidRDefault="008864D9" w:rsidP="008864D9">
      <w:pPr>
        <w:pStyle w:val="Heading1"/>
        <w:numPr>
          <w:ilvl w:val="0"/>
          <w:numId w:val="0"/>
        </w:numPr>
        <w:rPr>
          <w:ins w:id="986" w:author="NERGUI BATBAYAR" w:date="2026-10-25T10:39:00Z"/>
          <w:b/>
          <w:bCs/>
          <w:sz w:val="28"/>
          <w:szCs w:val="28"/>
        </w:rPr>
      </w:pPr>
      <w:ins w:id="987" w:author="NERGUI BATBAYAR" w:date="2026-10-25T10:38:00Z">
        <w:r>
          <w:rPr>
            <w:b/>
            <w:bCs/>
            <w:sz w:val="28"/>
            <w:szCs w:val="28"/>
          </w:rPr>
          <w:lastRenderedPageBreak/>
          <w:t>9 Project</w:t>
        </w:r>
      </w:ins>
      <w:ins w:id="988" w:author="NERGUI BATBAYAR" w:date="2026-10-25T10:39:00Z">
        <w:r>
          <w:rPr>
            <w:b/>
            <w:bCs/>
            <w:sz w:val="28"/>
            <w:szCs w:val="28"/>
          </w:rPr>
          <w:t xml:space="preserve"> timeline </w:t>
        </w:r>
      </w:ins>
    </w:p>
    <w:p w14:paraId="0B9D210C" w14:textId="77777777" w:rsidR="008864D9" w:rsidRDefault="008864D9" w:rsidP="008864D9">
      <w:pPr>
        <w:pStyle w:val="Heading1"/>
        <w:numPr>
          <w:ilvl w:val="0"/>
          <w:numId w:val="0"/>
        </w:numPr>
        <w:rPr>
          <w:ins w:id="989" w:author="NERGUI BATBAYAR" w:date="2026-10-25T10:39:00Z"/>
          <w:b/>
          <w:bCs/>
          <w:sz w:val="28"/>
          <w:szCs w:val="28"/>
        </w:rPr>
      </w:pPr>
    </w:p>
    <w:tbl>
      <w:tblPr>
        <w:tblStyle w:val="TableGrid"/>
        <w:tblW w:w="0" w:type="auto"/>
        <w:tblLook w:val="04A0" w:firstRow="1" w:lastRow="0" w:firstColumn="1" w:lastColumn="0" w:noHBand="0" w:noVBand="1"/>
        <w:tblPrChange w:id="990" w:author="NERGUI BATBAYAR" w:date="2026-10-25T10:51:00Z">
          <w:tblPr>
            <w:tblStyle w:val="TableGrid"/>
            <w:tblW w:w="0" w:type="auto"/>
            <w:tblLook w:val="04A0" w:firstRow="1" w:lastRow="0" w:firstColumn="1" w:lastColumn="0" w:noHBand="0" w:noVBand="1"/>
          </w:tblPr>
        </w:tblPrChange>
      </w:tblPr>
      <w:tblGrid>
        <w:gridCol w:w="1442"/>
        <w:gridCol w:w="1442"/>
        <w:gridCol w:w="1442"/>
        <w:gridCol w:w="1442"/>
        <w:gridCol w:w="1442"/>
        <w:gridCol w:w="1442"/>
        <w:tblGridChange w:id="991">
          <w:tblGrid>
            <w:gridCol w:w="1442"/>
            <w:gridCol w:w="60"/>
            <w:gridCol w:w="1382"/>
            <w:gridCol w:w="120"/>
            <w:gridCol w:w="1322"/>
            <w:gridCol w:w="181"/>
            <w:gridCol w:w="1261"/>
            <w:gridCol w:w="242"/>
            <w:gridCol w:w="1200"/>
            <w:gridCol w:w="303"/>
            <w:gridCol w:w="1139"/>
            <w:gridCol w:w="364"/>
          </w:tblGrid>
        </w:tblGridChange>
      </w:tblGrid>
      <w:tr w:rsidR="00DC5CB2" w14:paraId="582CF346" w14:textId="77777777" w:rsidTr="00330090">
        <w:trPr>
          <w:trHeight w:val="303"/>
          <w:ins w:id="992" w:author="NERGUI BATBAYAR" w:date="2026-10-25T10:40:00Z"/>
        </w:trPr>
        <w:tc>
          <w:tcPr>
            <w:tcW w:w="1442" w:type="dxa"/>
            <w:tcPrChange w:id="993" w:author="NERGUI BATBAYAR" w:date="2026-10-25T10:51:00Z">
              <w:tcPr>
                <w:tcW w:w="1502" w:type="dxa"/>
                <w:gridSpan w:val="2"/>
              </w:tcPr>
            </w:tcPrChange>
          </w:tcPr>
          <w:p w14:paraId="5AB10E9B" w14:textId="32F80FD7" w:rsidR="00DC5CB2" w:rsidRPr="00DC5CB2" w:rsidRDefault="00DC5CB2" w:rsidP="008864D9">
            <w:pPr>
              <w:pStyle w:val="Heading1"/>
              <w:numPr>
                <w:ilvl w:val="0"/>
                <w:numId w:val="0"/>
              </w:numPr>
              <w:rPr>
                <w:ins w:id="994" w:author="NERGUI BATBAYAR" w:date="2026-10-25T10:40:00Z"/>
                <w:b/>
                <w:bCs/>
                <w:sz w:val="24"/>
                <w:szCs w:val="24"/>
                <w:rPrChange w:id="995" w:author="NERGUI BATBAYAR" w:date="2026-10-25T10:42:00Z">
                  <w:rPr>
                    <w:ins w:id="996" w:author="NERGUI BATBAYAR" w:date="2026-10-25T10:40:00Z"/>
                    <w:b/>
                    <w:bCs/>
                    <w:sz w:val="28"/>
                    <w:szCs w:val="28"/>
                  </w:rPr>
                </w:rPrChange>
              </w:rPr>
            </w:pPr>
            <w:ins w:id="997" w:author="NERGUI BATBAYAR" w:date="2026-10-25T10:40:00Z">
              <w:r w:rsidRPr="00DC5CB2">
                <w:rPr>
                  <w:b/>
                  <w:bCs/>
                  <w:sz w:val="24"/>
                  <w:szCs w:val="24"/>
                  <w:rPrChange w:id="998" w:author="NERGUI BATBAYAR" w:date="2026-10-25T10:42:00Z">
                    <w:rPr>
                      <w:b/>
                      <w:bCs/>
                      <w:sz w:val="28"/>
                      <w:szCs w:val="28"/>
                    </w:rPr>
                  </w:rPrChange>
                </w:rPr>
                <w:t>Ac</w:t>
              </w:r>
            </w:ins>
            <w:ins w:id="999" w:author="NERGUI BATBAYAR" w:date="2026-10-25T10:41:00Z">
              <w:r w:rsidRPr="00DC5CB2">
                <w:rPr>
                  <w:b/>
                  <w:bCs/>
                  <w:sz w:val="24"/>
                  <w:szCs w:val="24"/>
                  <w:rPrChange w:id="1000" w:author="NERGUI BATBAYAR" w:date="2026-10-25T10:42:00Z">
                    <w:rPr>
                      <w:b/>
                      <w:bCs/>
                      <w:sz w:val="28"/>
                      <w:szCs w:val="28"/>
                    </w:rPr>
                  </w:rPrChange>
                </w:rPr>
                <w:t>tivity</w:t>
              </w:r>
            </w:ins>
          </w:p>
        </w:tc>
        <w:tc>
          <w:tcPr>
            <w:tcW w:w="1442" w:type="dxa"/>
            <w:tcPrChange w:id="1001" w:author="NERGUI BATBAYAR" w:date="2026-10-25T10:51:00Z">
              <w:tcPr>
                <w:tcW w:w="1502" w:type="dxa"/>
                <w:gridSpan w:val="2"/>
              </w:tcPr>
            </w:tcPrChange>
          </w:tcPr>
          <w:p w14:paraId="558A347D" w14:textId="07D4D95D" w:rsidR="00DC5CB2" w:rsidRPr="00DC5CB2" w:rsidRDefault="00DC5CB2" w:rsidP="008864D9">
            <w:pPr>
              <w:pStyle w:val="Heading1"/>
              <w:numPr>
                <w:ilvl w:val="0"/>
                <w:numId w:val="0"/>
              </w:numPr>
              <w:rPr>
                <w:ins w:id="1002" w:author="NERGUI BATBAYAR" w:date="2026-10-25T10:40:00Z"/>
                <w:b/>
                <w:bCs/>
                <w:sz w:val="24"/>
                <w:szCs w:val="24"/>
                <w:rPrChange w:id="1003" w:author="NERGUI BATBAYAR" w:date="2026-10-25T10:42:00Z">
                  <w:rPr>
                    <w:ins w:id="1004" w:author="NERGUI BATBAYAR" w:date="2026-10-25T10:40:00Z"/>
                    <w:b/>
                    <w:bCs/>
                    <w:sz w:val="28"/>
                    <w:szCs w:val="28"/>
                  </w:rPr>
                </w:rPrChange>
              </w:rPr>
            </w:pPr>
            <w:ins w:id="1005" w:author="NERGUI BATBAYAR" w:date="2026-10-25T10:41:00Z">
              <w:r w:rsidRPr="00DC5CB2">
                <w:rPr>
                  <w:b/>
                  <w:bCs/>
                  <w:sz w:val="24"/>
                  <w:szCs w:val="24"/>
                  <w:rPrChange w:id="1006" w:author="NERGUI BATBAYAR" w:date="2026-10-25T10:42:00Z">
                    <w:rPr>
                      <w:b/>
                      <w:bCs/>
                      <w:sz w:val="28"/>
                      <w:szCs w:val="28"/>
                    </w:rPr>
                  </w:rPrChange>
                </w:rPr>
                <w:t>Sem 1</w:t>
              </w:r>
            </w:ins>
          </w:p>
        </w:tc>
        <w:tc>
          <w:tcPr>
            <w:tcW w:w="1442" w:type="dxa"/>
            <w:tcPrChange w:id="1007" w:author="NERGUI BATBAYAR" w:date="2026-10-25T10:51:00Z">
              <w:tcPr>
                <w:tcW w:w="1503" w:type="dxa"/>
                <w:gridSpan w:val="2"/>
              </w:tcPr>
            </w:tcPrChange>
          </w:tcPr>
          <w:p w14:paraId="320C73A1" w14:textId="5BB71E55" w:rsidR="00DC5CB2" w:rsidRPr="00DC5CB2" w:rsidRDefault="00DC5CB2" w:rsidP="008864D9">
            <w:pPr>
              <w:pStyle w:val="Heading1"/>
              <w:numPr>
                <w:ilvl w:val="0"/>
                <w:numId w:val="0"/>
              </w:numPr>
              <w:rPr>
                <w:ins w:id="1008" w:author="NERGUI BATBAYAR" w:date="2026-10-25T10:40:00Z"/>
                <w:b/>
                <w:bCs/>
                <w:sz w:val="24"/>
                <w:szCs w:val="24"/>
                <w:rPrChange w:id="1009" w:author="NERGUI BATBAYAR" w:date="2026-10-25T10:42:00Z">
                  <w:rPr>
                    <w:ins w:id="1010" w:author="NERGUI BATBAYAR" w:date="2026-10-25T10:40:00Z"/>
                    <w:b/>
                    <w:bCs/>
                    <w:sz w:val="28"/>
                    <w:szCs w:val="28"/>
                  </w:rPr>
                </w:rPrChange>
              </w:rPr>
            </w:pPr>
            <w:ins w:id="1011" w:author="NERGUI BATBAYAR" w:date="2026-10-25T10:49:00Z">
              <w:r w:rsidRPr="00204908">
                <w:rPr>
                  <w:b/>
                  <w:bCs/>
                  <w:sz w:val="24"/>
                  <w:szCs w:val="24"/>
                </w:rPr>
                <w:t xml:space="preserve">Sem </w:t>
              </w:r>
              <w:r>
                <w:rPr>
                  <w:b/>
                  <w:bCs/>
                  <w:sz w:val="24"/>
                  <w:szCs w:val="24"/>
                </w:rPr>
                <w:t>2</w:t>
              </w:r>
            </w:ins>
          </w:p>
        </w:tc>
        <w:tc>
          <w:tcPr>
            <w:tcW w:w="1442" w:type="dxa"/>
            <w:tcPrChange w:id="1012" w:author="NERGUI BATBAYAR" w:date="2026-10-25T10:51:00Z">
              <w:tcPr>
                <w:tcW w:w="1503" w:type="dxa"/>
                <w:gridSpan w:val="2"/>
              </w:tcPr>
            </w:tcPrChange>
          </w:tcPr>
          <w:p w14:paraId="22BCC7A0" w14:textId="7A244C08" w:rsidR="00DC5CB2" w:rsidRPr="00DC5CB2" w:rsidRDefault="00DC5CB2" w:rsidP="008864D9">
            <w:pPr>
              <w:pStyle w:val="Heading1"/>
              <w:numPr>
                <w:ilvl w:val="0"/>
                <w:numId w:val="0"/>
              </w:numPr>
              <w:rPr>
                <w:ins w:id="1013" w:author="NERGUI BATBAYAR" w:date="2026-10-25T10:40:00Z"/>
                <w:b/>
                <w:bCs/>
                <w:sz w:val="24"/>
                <w:szCs w:val="24"/>
                <w:rPrChange w:id="1014" w:author="NERGUI BATBAYAR" w:date="2026-10-25T10:42:00Z">
                  <w:rPr>
                    <w:ins w:id="1015" w:author="NERGUI BATBAYAR" w:date="2026-10-25T10:40:00Z"/>
                    <w:b/>
                    <w:bCs/>
                    <w:sz w:val="28"/>
                    <w:szCs w:val="28"/>
                  </w:rPr>
                </w:rPrChange>
              </w:rPr>
            </w:pPr>
            <w:ins w:id="1016" w:author="NERGUI BATBAYAR" w:date="2026-10-25T10:49:00Z">
              <w:r w:rsidRPr="00204908">
                <w:rPr>
                  <w:b/>
                  <w:bCs/>
                  <w:sz w:val="24"/>
                  <w:szCs w:val="24"/>
                </w:rPr>
                <w:t xml:space="preserve">Sem </w:t>
              </w:r>
              <w:r>
                <w:rPr>
                  <w:b/>
                  <w:bCs/>
                  <w:sz w:val="24"/>
                  <w:szCs w:val="24"/>
                </w:rPr>
                <w:t>2</w:t>
              </w:r>
            </w:ins>
          </w:p>
        </w:tc>
        <w:tc>
          <w:tcPr>
            <w:tcW w:w="1442" w:type="dxa"/>
            <w:tcPrChange w:id="1017" w:author="NERGUI BATBAYAR" w:date="2026-10-25T10:51:00Z">
              <w:tcPr>
                <w:tcW w:w="1503" w:type="dxa"/>
                <w:gridSpan w:val="2"/>
              </w:tcPr>
            </w:tcPrChange>
          </w:tcPr>
          <w:p w14:paraId="3F42FA53" w14:textId="7AA8DA5A" w:rsidR="00DC5CB2" w:rsidRPr="00DC5CB2" w:rsidRDefault="00DC5CB2" w:rsidP="008864D9">
            <w:pPr>
              <w:pStyle w:val="Heading1"/>
              <w:numPr>
                <w:ilvl w:val="0"/>
                <w:numId w:val="0"/>
              </w:numPr>
              <w:rPr>
                <w:ins w:id="1018" w:author="NERGUI BATBAYAR" w:date="2026-10-25T10:40:00Z"/>
                <w:b/>
                <w:bCs/>
                <w:sz w:val="24"/>
                <w:szCs w:val="24"/>
                <w:rPrChange w:id="1019" w:author="NERGUI BATBAYAR" w:date="2026-10-25T10:42:00Z">
                  <w:rPr>
                    <w:ins w:id="1020" w:author="NERGUI BATBAYAR" w:date="2026-10-25T10:40:00Z"/>
                    <w:b/>
                    <w:bCs/>
                    <w:sz w:val="28"/>
                    <w:szCs w:val="28"/>
                  </w:rPr>
                </w:rPrChange>
              </w:rPr>
            </w:pPr>
            <w:ins w:id="1021" w:author="NERGUI BATBAYAR" w:date="2026-10-25T10:49:00Z">
              <w:r w:rsidRPr="00204908">
                <w:rPr>
                  <w:b/>
                  <w:bCs/>
                  <w:sz w:val="24"/>
                  <w:szCs w:val="24"/>
                </w:rPr>
                <w:t xml:space="preserve">Sem </w:t>
              </w:r>
              <w:r>
                <w:rPr>
                  <w:b/>
                  <w:bCs/>
                  <w:sz w:val="24"/>
                  <w:szCs w:val="24"/>
                </w:rPr>
                <w:t>2</w:t>
              </w:r>
            </w:ins>
          </w:p>
        </w:tc>
        <w:tc>
          <w:tcPr>
            <w:tcW w:w="1442" w:type="dxa"/>
            <w:tcPrChange w:id="1022" w:author="NERGUI BATBAYAR" w:date="2026-10-25T10:51:00Z">
              <w:tcPr>
                <w:tcW w:w="1503" w:type="dxa"/>
                <w:gridSpan w:val="2"/>
              </w:tcPr>
            </w:tcPrChange>
          </w:tcPr>
          <w:p w14:paraId="078A1AA5" w14:textId="3667BBEF" w:rsidR="00DC5CB2" w:rsidRPr="00DC5CB2" w:rsidRDefault="00DC5CB2" w:rsidP="008864D9">
            <w:pPr>
              <w:pStyle w:val="Heading1"/>
              <w:numPr>
                <w:ilvl w:val="0"/>
                <w:numId w:val="0"/>
              </w:numPr>
              <w:rPr>
                <w:ins w:id="1023" w:author="NERGUI BATBAYAR" w:date="2026-10-25T10:40:00Z"/>
                <w:b/>
                <w:bCs/>
                <w:sz w:val="24"/>
                <w:szCs w:val="24"/>
                <w:rPrChange w:id="1024" w:author="NERGUI BATBAYAR" w:date="2026-10-25T10:42:00Z">
                  <w:rPr>
                    <w:ins w:id="1025" w:author="NERGUI BATBAYAR" w:date="2026-10-25T10:40:00Z"/>
                    <w:b/>
                    <w:bCs/>
                    <w:sz w:val="28"/>
                    <w:szCs w:val="28"/>
                  </w:rPr>
                </w:rPrChange>
              </w:rPr>
            </w:pPr>
            <w:ins w:id="1026" w:author="NERGUI BATBAYAR" w:date="2026-10-25T10:49:00Z">
              <w:r w:rsidRPr="00204908">
                <w:rPr>
                  <w:b/>
                  <w:bCs/>
                  <w:sz w:val="24"/>
                  <w:szCs w:val="24"/>
                </w:rPr>
                <w:t xml:space="preserve">Sem </w:t>
              </w:r>
              <w:r>
                <w:rPr>
                  <w:b/>
                  <w:bCs/>
                  <w:sz w:val="24"/>
                  <w:szCs w:val="24"/>
                </w:rPr>
                <w:t>2</w:t>
              </w:r>
            </w:ins>
          </w:p>
        </w:tc>
      </w:tr>
      <w:tr w:rsidR="001D40C3" w:rsidRPr="001D40C3" w14:paraId="7A4A86CD" w14:textId="77777777" w:rsidTr="00330090">
        <w:trPr>
          <w:trHeight w:val="808"/>
          <w:ins w:id="1027" w:author="NERGUI BATBAYAR" w:date="2026-10-25T10:40:00Z"/>
        </w:trPr>
        <w:tc>
          <w:tcPr>
            <w:tcW w:w="1442" w:type="dxa"/>
          </w:tcPr>
          <w:p w14:paraId="4F7D9B45" w14:textId="5C272AB8" w:rsidR="00DC5CB2" w:rsidRPr="001D40C3" w:rsidRDefault="00DC5CB2" w:rsidP="00330090">
            <w:pPr>
              <w:pStyle w:val="Heading1"/>
              <w:numPr>
                <w:ilvl w:val="0"/>
                <w:numId w:val="0"/>
              </w:numPr>
              <w:rPr>
                <w:ins w:id="1028" w:author="NERGUI BATBAYAR" w:date="2026-10-25T10:40:00Z"/>
                <w:color w:val="auto"/>
                <w:rPrChange w:id="1029" w:author="NERGUI BATBAYAR" w:date="2026-10-25T11:28:00Z">
                  <w:rPr>
                    <w:ins w:id="1030" w:author="NERGUI BATBAYAR" w:date="2026-10-25T10:40:00Z"/>
                    <w:b/>
                    <w:bCs/>
                    <w:sz w:val="28"/>
                    <w:szCs w:val="28"/>
                  </w:rPr>
                </w:rPrChange>
              </w:rPr>
            </w:pPr>
            <w:proofErr w:type="spellStart"/>
            <w:ins w:id="1031" w:author="NERGUI BATBAYAR" w:date="2026-10-25T10:41:00Z">
              <w:r w:rsidRPr="001D40C3">
                <w:rPr>
                  <w:color w:val="auto"/>
                  <w:sz w:val="24"/>
                  <w:szCs w:val="24"/>
                  <w:rPrChange w:id="1032" w:author="NERGUI BATBAYAR" w:date="2026-10-25T11:28:00Z">
                    <w:rPr>
                      <w:b/>
                      <w:bCs/>
                      <w:sz w:val="28"/>
                      <w:szCs w:val="28"/>
                    </w:rPr>
                  </w:rPrChange>
                </w:rPr>
                <w:t>Proposel</w:t>
              </w:r>
              <w:proofErr w:type="spellEnd"/>
              <w:r w:rsidRPr="001D40C3">
                <w:rPr>
                  <w:color w:val="auto"/>
                  <w:sz w:val="24"/>
                  <w:szCs w:val="24"/>
                  <w:rPrChange w:id="1033" w:author="NERGUI BATBAYAR" w:date="2026-10-25T11:28:00Z">
                    <w:rPr>
                      <w:b/>
                      <w:bCs/>
                      <w:sz w:val="28"/>
                      <w:szCs w:val="28"/>
                    </w:rPr>
                  </w:rPrChange>
                </w:rPr>
                <w:t xml:space="preserve"> </w:t>
              </w:r>
            </w:ins>
            <w:ins w:id="1034" w:author="NERGUI BATBAYAR" w:date="2026-10-25T10:42:00Z">
              <w:r w:rsidRPr="001D40C3">
                <w:rPr>
                  <w:color w:val="auto"/>
                  <w:sz w:val="24"/>
                  <w:szCs w:val="24"/>
                  <w:rPrChange w:id="1035" w:author="NERGUI BATBAYAR" w:date="2026-10-25T11:28:00Z">
                    <w:rPr>
                      <w:sz w:val="24"/>
                      <w:szCs w:val="24"/>
                    </w:rPr>
                  </w:rPrChange>
                </w:rPr>
                <w:t xml:space="preserve">and preliminary checks </w:t>
              </w:r>
            </w:ins>
          </w:p>
        </w:tc>
        <w:tc>
          <w:tcPr>
            <w:tcW w:w="1442" w:type="dxa"/>
            <w:shd w:val="clear" w:color="auto" w:fill="D9F2D0" w:themeFill="accent6" w:themeFillTint="33"/>
          </w:tcPr>
          <w:p w14:paraId="20BA93EA" w14:textId="77777777" w:rsidR="00DC5CB2" w:rsidRPr="001D40C3" w:rsidRDefault="00DC5CB2" w:rsidP="008864D9">
            <w:pPr>
              <w:pStyle w:val="Heading1"/>
              <w:numPr>
                <w:ilvl w:val="0"/>
                <w:numId w:val="0"/>
              </w:numPr>
              <w:rPr>
                <w:ins w:id="1036" w:author="NERGUI BATBAYAR" w:date="2026-10-25T10:40:00Z"/>
                <w:color w:val="auto"/>
                <w:sz w:val="24"/>
                <w:szCs w:val="24"/>
                <w:rPrChange w:id="1037" w:author="NERGUI BATBAYAR" w:date="2026-10-25T11:28:00Z">
                  <w:rPr>
                    <w:ins w:id="1038" w:author="NERGUI BATBAYAR" w:date="2026-10-25T10:40:00Z"/>
                    <w:b/>
                    <w:bCs/>
                    <w:sz w:val="28"/>
                    <w:szCs w:val="28"/>
                  </w:rPr>
                </w:rPrChange>
              </w:rPr>
            </w:pPr>
          </w:p>
        </w:tc>
        <w:tc>
          <w:tcPr>
            <w:tcW w:w="1442" w:type="dxa"/>
          </w:tcPr>
          <w:p w14:paraId="30C9366D" w14:textId="77777777" w:rsidR="00DC5CB2" w:rsidRPr="001D40C3" w:rsidRDefault="00DC5CB2" w:rsidP="008864D9">
            <w:pPr>
              <w:pStyle w:val="Heading1"/>
              <w:numPr>
                <w:ilvl w:val="0"/>
                <w:numId w:val="0"/>
              </w:numPr>
              <w:rPr>
                <w:ins w:id="1039" w:author="NERGUI BATBAYAR" w:date="2026-10-25T10:40:00Z"/>
                <w:color w:val="auto"/>
                <w:sz w:val="24"/>
                <w:szCs w:val="24"/>
                <w:rPrChange w:id="1040" w:author="NERGUI BATBAYAR" w:date="2026-10-25T11:28:00Z">
                  <w:rPr>
                    <w:ins w:id="1041" w:author="NERGUI BATBAYAR" w:date="2026-10-25T10:40:00Z"/>
                    <w:b/>
                    <w:bCs/>
                    <w:sz w:val="28"/>
                    <w:szCs w:val="28"/>
                  </w:rPr>
                </w:rPrChange>
              </w:rPr>
            </w:pPr>
          </w:p>
        </w:tc>
        <w:tc>
          <w:tcPr>
            <w:tcW w:w="1442" w:type="dxa"/>
          </w:tcPr>
          <w:p w14:paraId="3239B2D7" w14:textId="77777777" w:rsidR="00DC5CB2" w:rsidRPr="001D40C3" w:rsidRDefault="00DC5CB2" w:rsidP="008864D9">
            <w:pPr>
              <w:pStyle w:val="Heading1"/>
              <w:numPr>
                <w:ilvl w:val="0"/>
                <w:numId w:val="0"/>
              </w:numPr>
              <w:rPr>
                <w:ins w:id="1042" w:author="NERGUI BATBAYAR" w:date="2026-10-25T10:40:00Z"/>
                <w:color w:val="auto"/>
                <w:sz w:val="24"/>
                <w:szCs w:val="24"/>
                <w:rPrChange w:id="1043" w:author="NERGUI BATBAYAR" w:date="2026-10-25T11:28:00Z">
                  <w:rPr>
                    <w:ins w:id="1044" w:author="NERGUI BATBAYAR" w:date="2026-10-25T10:40:00Z"/>
                    <w:b/>
                    <w:bCs/>
                    <w:sz w:val="28"/>
                    <w:szCs w:val="28"/>
                  </w:rPr>
                </w:rPrChange>
              </w:rPr>
            </w:pPr>
          </w:p>
        </w:tc>
        <w:tc>
          <w:tcPr>
            <w:tcW w:w="1442" w:type="dxa"/>
          </w:tcPr>
          <w:p w14:paraId="6A8EA145" w14:textId="77777777" w:rsidR="00DC5CB2" w:rsidRPr="001D40C3" w:rsidRDefault="00DC5CB2" w:rsidP="008864D9">
            <w:pPr>
              <w:pStyle w:val="Heading1"/>
              <w:numPr>
                <w:ilvl w:val="0"/>
                <w:numId w:val="0"/>
              </w:numPr>
              <w:rPr>
                <w:ins w:id="1045" w:author="NERGUI BATBAYAR" w:date="2026-10-25T10:40:00Z"/>
                <w:color w:val="auto"/>
                <w:sz w:val="24"/>
                <w:szCs w:val="24"/>
                <w:rPrChange w:id="1046" w:author="NERGUI BATBAYAR" w:date="2026-10-25T11:28:00Z">
                  <w:rPr>
                    <w:ins w:id="1047" w:author="NERGUI BATBAYAR" w:date="2026-10-25T10:40:00Z"/>
                    <w:b/>
                    <w:bCs/>
                    <w:sz w:val="28"/>
                    <w:szCs w:val="28"/>
                  </w:rPr>
                </w:rPrChange>
              </w:rPr>
            </w:pPr>
          </w:p>
        </w:tc>
        <w:tc>
          <w:tcPr>
            <w:tcW w:w="1442" w:type="dxa"/>
          </w:tcPr>
          <w:p w14:paraId="7CCDB29F" w14:textId="77777777" w:rsidR="00DC5CB2" w:rsidRPr="001D40C3" w:rsidRDefault="00DC5CB2" w:rsidP="008864D9">
            <w:pPr>
              <w:pStyle w:val="Heading1"/>
              <w:numPr>
                <w:ilvl w:val="0"/>
                <w:numId w:val="0"/>
              </w:numPr>
              <w:rPr>
                <w:ins w:id="1048" w:author="NERGUI BATBAYAR" w:date="2026-10-25T10:40:00Z"/>
                <w:color w:val="auto"/>
                <w:sz w:val="24"/>
                <w:szCs w:val="24"/>
                <w:rPrChange w:id="1049" w:author="NERGUI BATBAYAR" w:date="2026-10-25T11:28:00Z">
                  <w:rPr>
                    <w:ins w:id="1050" w:author="NERGUI BATBAYAR" w:date="2026-10-25T10:40:00Z"/>
                    <w:b/>
                    <w:bCs/>
                    <w:sz w:val="28"/>
                    <w:szCs w:val="28"/>
                  </w:rPr>
                </w:rPrChange>
              </w:rPr>
            </w:pPr>
          </w:p>
        </w:tc>
      </w:tr>
      <w:tr w:rsidR="001D40C3" w:rsidRPr="001D40C3" w14:paraId="462073A8" w14:textId="77777777" w:rsidTr="00330090">
        <w:trPr>
          <w:trHeight w:val="1053"/>
          <w:ins w:id="1051" w:author="NERGUI BATBAYAR" w:date="2026-10-25T10:40:00Z"/>
        </w:trPr>
        <w:tc>
          <w:tcPr>
            <w:tcW w:w="1442" w:type="dxa"/>
          </w:tcPr>
          <w:p w14:paraId="18226F38" w14:textId="4C8A82E5" w:rsidR="00DC5CB2" w:rsidRPr="001D40C3" w:rsidRDefault="00DC5CB2" w:rsidP="00330090">
            <w:pPr>
              <w:pStyle w:val="Heading1"/>
              <w:numPr>
                <w:ilvl w:val="0"/>
                <w:numId w:val="0"/>
              </w:numPr>
              <w:rPr>
                <w:ins w:id="1052" w:author="NERGUI BATBAYAR" w:date="2026-10-25T10:40:00Z"/>
                <w:color w:val="auto"/>
                <w:rPrChange w:id="1053" w:author="NERGUI BATBAYAR" w:date="2026-10-25T11:28:00Z">
                  <w:rPr>
                    <w:ins w:id="1054" w:author="NERGUI BATBAYAR" w:date="2026-10-25T10:40:00Z"/>
                    <w:b/>
                    <w:bCs/>
                    <w:sz w:val="28"/>
                    <w:szCs w:val="28"/>
                  </w:rPr>
                </w:rPrChange>
              </w:rPr>
            </w:pPr>
            <w:ins w:id="1055" w:author="NERGUI BATBAYAR" w:date="2026-10-25T10:43:00Z">
              <w:r w:rsidRPr="001D40C3">
                <w:rPr>
                  <w:color w:val="auto"/>
                  <w:sz w:val="24"/>
                  <w:szCs w:val="24"/>
                  <w:rPrChange w:id="1056" w:author="NERGUI BATBAYAR" w:date="2026-10-25T11:28:00Z">
                    <w:rPr>
                      <w:sz w:val="24"/>
                      <w:szCs w:val="24"/>
                    </w:rPr>
                  </w:rPrChange>
                </w:rPr>
                <w:t xml:space="preserve">Data preparation </w:t>
              </w:r>
            </w:ins>
          </w:p>
        </w:tc>
        <w:tc>
          <w:tcPr>
            <w:tcW w:w="1442" w:type="dxa"/>
          </w:tcPr>
          <w:p w14:paraId="7C117DD9" w14:textId="77777777" w:rsidR="00DC5CB2" w:rsidRPr="001D40C3" w:rsidRDefault="00DC5CB2" w:rsidP="008864D9">
            <w:pPr>
              <w:pStyle w:val="Heading1"/>
              <w:numPr>
                <w:ilvl w:val="0"/>
                <w:numId w:val="0"/>
              </w:numPr>
              <w:rPr>
                <w:ins w:id="1057" w:author="NERGUI BATBAYAR" w:date="2026-10-25T10:40:00Z"/>
                <w:color w:val="auto"/>
                <w:sz w:val="24"/>
                <w:szCs w:val="24"/>
                <w:rPrChange w:id="1058" w:author="NERGUI BATBAYAR" w:date="2026-10-25T11:28:00Z">
                  <w:rPr>
                    <w:ins w:id="1059" w:author="NERGUI BATBAYAR" w:date="2026-10-25T10:40:00Z"/>
                    <w:b/>
                    <w:bCs/>
                    <w:sz w:val="28"/>
                    <w:szCs w:val="28"/>
                  </w:rPr>
                </w:rPrChange>
              </w:rPr>
            </w:pPr>
          </w:p>
        </w:tc>
        <w:tc>
          <w:tcPr>
            <w:tcW w:w="1442" w:type="dxa"/>
            <w:shd w:val="clear" w:color="auto" w:fill="B3E5A1" w:themeFill="accent6" w:themeFillTint="66"/>
          </w:tcPr>
          <w:p w14:paraId="4615EB1D" w14:textId="77777777" w:rsidR="00DC5CB2" w:rsidRPr="001D40C3" w:rsidRDefault="00DC5CB2" w:rsidP="008864D9">
            <w:pPr>
              <w:pStyle w:val="Heading1"/>
              <w:numPr>
                <w:ilvl w:val="0"/>
                <w:numId w:val="0"/>
              </w:numPr>
              <w:rPr>
                <w:ins w:id="1060" w:author="NERGUI BATBAYAR" w:date="2026-10-25T10:40:00Z"/>
                <w:color w:val="auto"/>
                <w:sz w:val="24"/>
                <w:szCs w:val="24"/>
                <w:rPrChange w:id="1061" w:author="NERGUI BATBAYAR" w:date="2026-10-25T11:28:00Z">
                  <w:rPr>
                    <w:ins w:id="1062" w:author="NERGUI BATBAYAR" w:date="2026-10-25T10:40:00Z"/>
                    <w:b/>
                    <w:bCs/>
                    <w:sz w:val="28"/>
                    <w:szCs w:val="28"/>
                  </w:rPr>
                </w:rPrChange>
              </w:rPr>
            </w:pPr>
          </w:p>
        </w:tc>
        <w:tc>
          <w:tcPr>
            <w:tcW w:w="1442" w:type="dxa"/>
          </w:tcPr>
          <w:p w14:paraId="51E985FC" w14:textId="77777777" w:rsidR="00DC5CB2" w:rsidRPr="001D40C3" w:rsidRDefault="00DC5CB2" w:rsidP="008864D9">
            <w:pPr>
              <w:pStyle w:val="Heading1"/>
              <w:numPr>
                <w:ilvl w:val="0"/>
                <w:numId w:val="0"/>
              </w:numPr>
              <w:rPr>
                <w:ins w:id="1063" w:author="NERGUI BATBAYAR" w:date="2026-10-25T10:40:00Z"/>
                <w:color w:val="auto"/>
                <w:sz w:val="24"/>
                <w:szCs w:val="24"/>
                <w:rPrChange w:id="1064" w:author="NERGUI BATBAYAR" w:date="2026-10-25T11:28:00Z">
                  <w:rPr>
                    <w:ins w:id="1065" w:author="NERGUI BATBAYAR" w:date="2026-10-25T10:40:00Z"/>
                    <w:b/>
                    <w:bCs/>
                    <w:sz w:val="28"/>
                    <w:szCs w:val="28"/>
                  </w:rPr>
                </w:rPrChange>
              </w:rPr>
            </w:pPr>
          </w:p>
        </w:tc>
        <w:tc>
          <w:tcPr>
            <w:tcW w:w="1442" w:type="dxa"/>
          </w:tcPr>
          <w:p w14:paraId="06C5F535" w14:textId="77777777" w:rsidR="00DC5CB2" w:rsidRPr="001D40C3" w:rsidRDefault="00DC5CB2" w:rsidP="008864D9">
            <w:pPr>
              <w:pStyle w:val="Heading1"/>
              <w:numPr>
                <w:ilvl w:val="0"/>
                <w:numId w:val="0"/>
              </w:numPr>
              <w:rPr>
                <w:ins w:id="1066" w:author="NERGUI BATBAYAR" w:date="2026-10-25T10:40:00Z"/>
                <w:color w:val="auto"/>
                <w:sz w:val="24"/>
                <w:szCs w:val="24"/>
                <w:rPrChange w:id="1067" w:author="NERGUI BATBAYAR" w:date="2026-10-25T11:28:00Z">
                  <w:rPr>
                    <w:ins w:id="1068" w:author="NERGUI BATBAYAR" w:date="2026-10-25T10:40:00Z"/>
                    <w:b/>
                    <w:bCs/>
                    <w:sz w:val="28"/>
                    <w:szCs w:val="28"/>
                  </w:rPr>
                </w:rPrChange>
              </w:rPr>
            </w:pPr>
          </w:p>
        </w:tc>
        <w:tc>
          <w:tcPr>
            <w:tcW w:w="1442" w:type="dxa"/>
          </w:tcPr>
          <w:p w14:paraId="735CB1DD" w14:textId="77777777" w:rsidR="00DC5CB2" w:rsidRPr="001D40C3" w:rsidRDefault="00DC5CB2" w:rsidP="008864D9">
            <w:pPr>
              <w:pStyle w:val="Heading1"/>
              <w:numPr>
                <w:ilvl w:val="0"/>
                <w:numId w:val="0"/>
              </w:numPr>
              <w:rPr>
                <w:ins w:id="1069" w:author="NERGUI BATBAYAR" w:date="2026-10-25T10:40:00Z"/>
                <w:color w:val="auto"/>
                <w:sz w:val="24"/>
                <w:szCs w:val="24"/>
                <w:rPrChange w:id="1070" w:author="NERGUI BATBAYAR" w:date="2026-10-25T11:28:00Z">
                  <w:rPr>
                    <w:ins w:id="1071" w:author="NERGUI BATBAYAR" w:date="2026-10-25T10:40:00Z"/>
                    <w:b/>
                    <w:bCs/>
                    <w:sz w:val="28"/>
                    <w:szCs w:val="28"/>
                  </w:rPr>
                </w:rPrChange>
              </w:rPr>
            </w:pPr>
          </w:p>
        </w:tc>
      </w:tr>
      <w:tr w:rsidR="001D40C3" w:rsidRPr="001D40C3" w14:paraId="583D827B" w14:textId="77777777" w:rsidTr="00330090">
        <w:trPr>
          <w:trHeight w:val="1059"/>
          <w:ins w:id="1072" w:author="NERGUI BATBAYAR" w:date="2026-10-25T10:40:00Z"/>
        </w:trPr>
        <w:tc>
          <w:tcPr>
            <w:tcW w:w="1442" w:type="dxa"/>
          </w:tcPr>
          <w:p w14:paraId="6601BDFC" w14:textId="32C8D13B" w:rsidR="00DC5CB2" w:rsidRPr="001D40C3" w:rsidRDefault="00DC5CB2" w:rsidP="00330090">
            <w:pPr>
              <w:pStyle w:val="Heading1"/>
              <w:numPr>
                <w:ilvl w:val="0"/>
                <w:numId w:val="0"/>
              </w:numPr>
              <w:rPr>
                <w:ins w:id="1073" w:author="NERGUI BATBAYAR" w:date="2026-10-25T10:40:00Z"/>
                <w:color w:val="auto"/>
                <w:rPrChange w:id="1074" w:author="NERGUI BATBAYAR" w:date="2026-10-25T11:28:00Z">
                  <w:rPr>
                    <w:ins w:id="1075" w:author="NERGUI BATBAYAR" w:date="2026-10-25T10:40:00Z"/>
                    <w:b/>
                    <w:bCs/>
                    <w:sz w:val="28"/>
                    <w:szCs w:val="28"/>
                  </w:rPr>
                </w:rPrChange>
              </w:rPr>
            </w:pPr>
            <w:ins w:id="1076" w:author="NERGUI BATBAYAR" w:date="2026-10-25T10:43:00Z">
              <w:r w:rsidRPr="001D40C3">
                <w:rPr>
                  <w:color w:val="auto"/>
                  <w:sz w:val="24"/>
                  <w:szCs w:val="24"/>
                  <w:rPrChange w:id="1077" w:author="NERGUI BATBAYAR" w:date="2026-10-25T11:28:00Z">
                    <w:rPr>
                      <w:sz w:val="24"/>
                      <w:szCs w:val="24"/>
                    </w:rPr>
                  </w:rPrChange>
                </w:rPr>
                <w:t>Ex</w:t>
              </w:r>
            </w:ins>
            <w:ins w:id="1078" w:author="NERGUI BATBAYAR" w:date="2026-10-25T10:44:00Z">
              <w:r w:rsidRPr="001D40C3">
                <w:rPr>
                  <w:color w:val="auto"/>
                  <w:sz w:val="24"/>
                  <w:szCs w:val="24"/>
                  <w:rPrChange w:id="1079" w:author="NERGUI BATBAYAR" w:date="2026-10-25T11:28:00Z">
                    <w:rPr>
                      <w:sz w:val="24"/>
                      <w:szCs w:val="24"/>
                    </w:rPr>
                  </w:rPrChange>
                </w:rPr>
                <w:t>ploratory anal</w:t>
              </w:r>
            </w:ins>
            <w:ins w:id="1080" w:author="NERGUI BATBAYAR" w:date="2026-10-25T10:45:00Z">
              <w:r w:rsidRPr="001D40C3">
                <w:rPr>
                  <w:color w:val="auto"/>
                  <w:sz w:val="24"/>
                  <w:szCs w:val="24"/>
                  <w:rPrChange w:id="1081" w:author="NERGUI BATBAYAR" w:date="2026-10-25T11:28:00Z">
                    <w:rPr>
                      <w:sz w:val="24"/>
                      <w:szCs w:val="24"/>
                    </w:rPr>
                  </w:rPrChange>
                </w:rPr>
                <w:t>y</w:t>
              </w:r>
            </w:ins>
            <w:ins w:id="1082" w:author="NERGUI BATBAYAR" w:date="2026-10-25T10:44:00Z">
              <w:r w:rsidRPr="001D40C3">
                <w:rPr>
                  <w:color w:val="auto"/>
                  <w:sz w:val="24"/>
                  <w:szCs w:val="24"/>
                  <w:rPrChange w:id="1083" w:author="NERGUI BATBAYAR" w:date="2026-10-25T11:28:00Z">
                    <w:rPr>
                      <w:sz w:val="24"/>
                      <w:szCs w:val="24"/>
                    </w:rPr>
                  </w:rPrChange>
                </w:rPr>
                <w:t>sis</w:t>
              </w:r>
            </w:ins>
          </w:p>
        </w:tc>
        <w:tc>
          <w:tcPr>
            <w:tcW w:w="1442" w:type="dxa"/>
          </w:tcPr>
          <w:p w14:paraId="6BE25119" w14:textId="77777777" w:rsidR="00DC5CB2" w:rsidRPr="001D40C3" w:rsidRDefault="00DC5CB2" w:rsidP="008864D9">
            <w:pPr>
              <w:pStyle w:val="Heading1"/>
              <w:numPr>
                <w:ilvl w:val="0"/>
                <w:numId w:val="0"/>
              </w:numPr>
              <w:rPr>
                <w:ins w:id="1084" w:author="NERGUI BATBAYAR" w:date="2026-10-25T10:40:00Z"/>
                <w:color w:val="auto"/>
                <w:sz w:val="24"/>
                <w:szCs w:val="24"/>
                <w:rPrChange w:id="1085" w:author="NERGUI BATBAYAR" w:date="2026-10-25T11:28:00Z">
                  <w:rPr>
                    <w:ins w:id="1086" w:author="NERGUI BATBAYAR" w:date="2026-10-25T10:40:00Z"/>
                    <w:b/>
                    <w:bCs/>
                    <w:sz w:val="28"/>
                    <w:szCs w:val="28"/>
                  </w:rPr>
                </w:rPrChange>
              </w:rPr>
            </w:pPr>
          </w:p>
        </w:tc>
        <w:tc>
          <w:tcPr>
            <w:tcW w:w="1442" w:type="dxa"/>
            <w:shd w:val="clear" w:color="auto" w:fill="B3E5A1" w:themeFill="accent6" w:themeFillTint="66"/>
          </w:tcPr>
          <w:p w14:paraId="644E2324" w14:textId="77777777" w:rsidR="00DC5CB2" w:rsidRPr="001D40C3" w:rsidRDefault="00DC5CB2" w:rsidP="008864D9">
            <w:pPr>
              <w:pStyle w:val="Heading1"/>
              <w:numPr>
                <w:ilvl w:val="0"/>
                <w:numId w:val="0"/>
              </w:numPr>
              <w:rPr>
                <w:ins w:id="1087" w:author="NERGUI BATBAYAR" w:date="2026-10-25T10:40:00Z"/>
                <w:color w:val="auto"/>
                <w:sz w:val="24"/>
                <w:szCs w:val="24"/>
                <w:rPrChange w:id="1088" w:author="NERGUI BATBAYAR" w:date="2026-10-25T11:28:00Z">
                  <w:rPr>
                    <w:ins w:id="1089" w:author="NERGUI BATBAYAR" w:date="2026-10-25T10:40:00Z"/>
                    <w:b/>
                    <w:bCs/>
                    <w:sz w:val="28"/>
                    <w:szCs w:val="28"/>
                  </w:rPr>
                </w:rPrChange>
              </w:rPr>
            </w:pPr>
          </w:p>
        </w:tc>
        <w:tc>
          <w:tcPr>
            <w:tcW w:w="1442" w:type="dxa"/>
            <w:shd w:val="clear" w:color="auto" w:fill="B3E5A1" w:themeFill="accent6" w:themeFillTint="66"/>
          </w:tcPr>
          <w:p w14:paraId="24A70E0C" w14:textId="77777777" w:rsidR="00DC5CB2" w:rsidRPr="001D40C3" w:rsidRDefault="00DC5CB2" w:rsidP="008864D9">
            <w:pPr>
              <w:pStyle w:val="Heading1"/>
              <w:numPr>
                <w:ilvl w:val="0"/>
                <w:numId w:val="0"/>
              </w:numPr>
              <w:rPr>
                <w:ins w:id="1090" w:author="NERGUI BATBAYAR" w:date="2026-10-25T10:40:00Z"/>
                <w:color w:val="auto"/>
                <w:sz w:val="24"/>
                <w:szCs w:val="24"/>
                <w:rPrChange w:id="1091" w:author="NERGUI BATBAYAR" w:date="2026-10-25T11:28:00Z">
                  <w:rPr>
                    <w:ins w:id="1092" w:author="NERGUI BATBAYAR" w:date="2026-10-25T10:40:00Z"/>
                    <w:b/>
                    <w:bCs/>
                    <w:sz w:val="28"/>
                    <w:szCs w:val="28"/>
                  </w:rPr>
                </w:rPrChange>
              </w:rPr>
            </w:pPr>
          </w:p>
        </w:tc>
        <w:tc>
          <w:tcPr>
            <w:tcW w:w="1442" w:type="dxa"/>
          </w:tcPr>
          <w:p w14:paraId="37D2A067" w14:textId="77777777" w:rsidR="00DC5CB2" w:rsidRPr="001D40C3" w:rsidRDefault="00DC5CB2" w:rsidP="008864D9">
            <w:pPr>
              <w:pStyle w:val="Heading1"/>
              <w:numPr>
                <w:ilvl w:val="0"/>
                <w:numId w:val="0"/>
              </w:numPr>
              <w:rPr>
                <w:ins w:id="1093" w:author="NERGUI BATBAYAR" w:date="2026-10-25T10:40:00Z"/>
                <w:color w:val="auto"/>
                <w:sz w:val="24"/>
                <w:szCs w:val="24"/>
                <w:rPrChange w:id="1094" w:author="NERGUI BATBAYAR" w:date="2026-10-25T11:28:00Z">
                  <w:rPr>
                    <w:ins w:id="1095" w:author="NERGUI BATBAYAR" w:date="2026-10-25T10:40:00Z"/>
                    <w:b/>
                    <w:bCs/>
                    <w:sz w:val="28"/>
                    <w:szCs w:val="28"/>
                  </w:rPr>
                </w:rPrChange>
              </w:rPr>
            </w:pPr>
          </w:p>
        </w:tc>
        <w:tc>
          <w:tcPr>
            <w:tcW w:w="1442" w:type="dxa"/>
          </w:tcPr>
          <w:p w14:paraId="2660522E" w14:textId="77777777" w:rsidR="00DC5CB2" w:rsidRPr="001D40C3" w:rsidRDefault="00DC5CB2" w:rsidP="008864D9">
            <w:pPr>
              <w:pStyle w:val="Heading1"/>
              <w:numPr>
                <w:ilvl w:val="0"/>
                <w:numId w:val="0"/>
              </w:numPr>
              <w:rPr>
                <w:ins w:id="1096" w:author="NERGUI BATBAYAR" w:date="2026-10-25T10:40:00Z"/>
                <w:color w:val="auto"/>
                <w:sz w:val="24"/>
                <w:szCs w:val="24"/>
                <w:rPrChange w:id="1097" w:author="NERGUI BATBAYAR" w:date="2026-10-25T11:28:00Z">
                  <w:rPr>
                    <w:ins w:id="1098" w:author="NERGUI BATBAYAR" w:date="2026-10-25T10:40:00Z"/>
                    <w:b/>
                    <w:bCs/>
                    <w:sz w:val="28"/>
                    <w:szCs w:val="28"/>
                  </w:rPr>
                </w:rPrChange>
              </w:rPr>
            </w:pPr>
          </w:p>
        </w:tc>
      </w:tr>
      <w:tr w:rsidR="001D40C3" w:rsidRPr="001D40C3" w14:paraId="2FAA2D34" w14:textId="77777777" w:rsidTr="00330090">
        <w:trPr>
          <w:trHeight w:val="1053"/>
          <w:ins w:id="1099" w:author="NERGUI BATBAYAR" w:date="2026-10-25T10:40:00Z"/>
        </w:trPr>
        <w:tc>
          <w:tcPr>
            <w:tcW w:w="1442" w:type="dxa"/>
          </w:tcPr>
          <w:p w14:paraId="4AC3855F" w14:textId="29944923" w:rsidR="00DC5CB2" w:rsidRPr="001D40C3" w:rsidRDefault="00DC5CB2" w:rsidP="00330090">
            <w:pPr>
              <w:pStyle w:val="Heading1"/>
              <w:numPr>
                <w:ilvl w:val="0"/>
                <w:numId w:val="0"/>
              </w:numPr>
              <w:rPr>
                <w:ins w:id="1100" w:author="NERGUI BATBAYAR" w:date="2026-10-25T10:40:00Z"/>
                <w:color w:val="auto"/>
                <w:rPrChange w:id="1101" w:author="NERGUI BATBAYAR" w:date="2026-10-25T11:28:00Z">
                  <w:rPr>
                    <w:ins w:id="1102" w:author="NERGUI BATBAYAR" w:date="2026-10-25T10:40:00Z"/>
                    <w:b/>
                    <w:bCs/>
                    <w:sz w:val="28"/>
                    <w:szCs w:val="28"/>
                  </w:rPr>
                </w:rPrChange>
              </w:rPr>
            </w:pPr>
            <w:ins w:id="1103" w:author="NERGUI BATBAYAR" w:date="2026-10-25T10:45:00Z">
              <w:r w:rsidRPr="001D40C3">
                <w:rPr>
                  <w:color w:val="auto"/>
                  <w:sz w:val="24"/>
                  <w:szCs w:val="24"/>
                  <w:rPrChange w:id="1104" w:author="NERGUI BATBAYAR" w:date="2026-10-25T11:28:00Z">
                    <w:rPr>
                      <w:sz w:val="24"/>
                      <w:szCs w:val="24"/>
                    </w:rPr>
                  </w:rPrChange>
                </w:rPr>
                <w:t>Model development</w:t>
              </w:r>
            </w:ins>
          </w:p>
        </w:tc>
        <w:tc>
          <w:tcPr>
            <w:tcW w:w="1442" w:type="dxa"/>
          </w:tcPr>
          <w:p w14:paraId="49E05B70" w14:textId="77777777" w:rsidR="00DC5CB2" w:rsidRPr="001D40C3" w:rsidRDefault="00DC5CB2" w:rsidP="008864D9">
            <w:pPr>
              <w:pStyle w:val="Heading1"/>
              <w:numPr>
                <w:ilvl w:val="0"/>
                <w:numId w:val="0"/>
              </w:numPr>
              <w:rPr>
                <w:ins w:id="1105" w:author="NERGUI BATBAYAR" w:date="2026-10-25T10:40:00Z"/>
                <w:color w:val="auto"/>
                <w:sz w:val="24"/>
                <w:szCs w:val="24"/>
                <w:rPrChange w:id="1106" w:author="NERGUI BATBAYAR" w:date="2026-10-25T11:28:00Z">
                  <w:rPr>
                    <w:ins w:id="1107" w:author="NERGUI BATBAYAR" w:date="2026-10-25T10:40:00Z"/>
                    <w:b/>
                    <w:bCs/>
                    <w:sz w:val="28"/>
                    <w:szCs w:val="28"/>
                  </w:rPr>
                </w:rPrChange>
              </w:rPr>
            </w:pPr>
          </w:p>
        </w:tc>
        <w:tc>
          <w:tcPr>
            <w:tcW w:w="1442" w:type="dxa"/>
          </w:tcPr>
          <w:p w14:paraId="3F20ADEE" w14:textId="77777777" w:rsidR="00DC5CB2" w:rsidRPr="001D40C3" w:rsidRDefault="00DC5CB2" w:rsidP="008864D9">
            <w:pPr>
              <w:pStyle w:val="Heading1"/>
              <w:numPr>
                <w:ilvl w:val="0"/>
                <w:numId w:val="0"/>
              </w:numPr>
              <w:rPr>
                <w:ins w:id="1108" w:author="NERGUI BATBAYAR" w:date="2026-10-25T10:40:00Z"/>
                <w:color w:val="auto"/>
                <w:sz w:val="24"/>
                <w:szCs w:val="24"/>
                <w:rPrChange w:id="1109" w:author="NERGUI BATBAYAR" w:date="2026-10-25T11:28:00Z">
                  <w:rPr>
                    <w:ins w:id="1110" w:author="NERGUI BATBAYAR" w:date="2026-10-25T10:40:00Z"/>
                    <w:b/>
                    <w:bCs/>
                    <w:sz w:val="28"/>
                    <w:szCs w:val="28"/>
                  </w:rPr>
                </w:rPrChange>
              </w:rPr>
            </w:pPr>
          </w:p>
        </w:tc>
        <w:tc>
          <w:tcPr>
            <w:tcW w:w="1442" w:type="dxa"/>
            <w:shd w:val="clear" w:color="auto" w:fill="B3E5A1" w:themeFill="accent6" w:themeFillTint="66"/>
          </w:tcPr>
          <w:p w14:paraId="63BD5FEC" w14:textId="77777777" w:rsidR="00DC5CB2" w:rsidRPr="001D40C3" w:rsidRDefault="00DC5CB2" w:rsidP="008864D9">
            <w:pPr>
              <w:pStyle w:val="Heading1"/>
              <w:numPr>
                <w:ilvl w:val="0"/>
                <w:numId w:val="0"/>
              </w:numPr>
              <w:rPr>
                <w:ins w:id="1111" w:author="NERGUI BATBAYAR" w:date="2026-10-25T10:40:00Z"/>
                <w:color w:val="auto"/>
                <w:sz w:val="24"/>
                <w:szCs w:val="24"/>
                <w:rPrChange w:id="1112" w:author="NERGUI BATBAYAR" w:date="2026-10-25T11:28:00Z">
                  <w:rPr>
                    <w:ins w:id="1113" w:author="NERGUI BATBAYAR" w:date="2026-10-25T10:40:00Z"/>
                    <w:b/>
                    <w:bCs/>
                    <w:sz w:val="28"/>
                    <w:szCs w:val="28"/>
                  </w:rPr>
                </w:rPrChange>
              </w:rPr>
            </w:pPr>
          </w:p>
        </w:tc>
        <w:tc>
          <w:tcPr>
            <w:tcW w:w="1442" w:type="dxa"/>
            <w:shd w:val="clear" w:color="auto" w:fill="B3E5A1" w:themeFill="accent6" w:themeFillTint="66"/>
          </w:tcPr>
          <w:p w14:paraId="7315C01E" w14:textId="77777777" w:rsidR="00DC5CB2" w:rsidRPr="001D40C3" w:rsidRDefault="00DC5CB2" w:rsidP="008864D9">
            <w:pPr>
              <w:pStyle w:val="Heading1"/>
              <w:numPr>
                <w:ilvl w:val="0"/>
                <w:numId w:val="0"/>
              </w:numPr>
              <w:rPr>
                <w:ins w:id="1114" w:author="NERGUI BATBAYAR" w:date="2026-10-25T10:40:00Z"/>
                <w:color w:val="auto"/>
                <w:sz w:val="24"/>
                <w:szCs w:val="24"/>
                <w:rPrChange w:id="1115" w:author="NERGUI BATBAYAR" w:date="2026-10-25T11:28:00Z">
                  <w:rPr>
                    <w:ins w:id="1116" w:author="NERGUI BATBAYAR" w:date="2026-10-25T10:40:00Z"/>
                    <w:b/>
                    <w:bCs/>
                    <w:sz w:val="28"/>
                    <w:szCs w:val="28"/>
                  </w:rPr>
                </w:rPrChange>
              </w:rPr>
            </w:pPr>
          </w:p>
        </w:tc>
        <w:tc>
          <w:tcPr>
            <w:tcW w:w="1442" w:type="dxa"/>
          </w:tcPr>
          <w:p w14:paraId="24782182" w14:textId="77777777" w:rsidR="00DC5CB2" w:rsidRPr="001D40C3" w:rsidRDefault="00DC5CB2" w:rsidP="008864D9">
            <w:pPr>
              <w:pStyle w:val="Heading1"/>
              <w:numPr>
                <w:ilvl w:val="0"/>
                <w:numId w:val="0"/>
              </w:numPr>
              <w:rPr>
                <w:ins w:id="1117" w:author="NERGUI BATBAYAR" w:date="2026-10-25T10:40:00Z"/>
                <w:color w:val="auto"/>
                <w:sz w:val="24"/>
                <w:szCs w:val="24"/>
                <w:rPrChange w:id="1118" w:author="NERGUI BATBAYAR" w:date="2026-10-25T11:28:00Z">
                  <w:rPr>
                    <w:ins w:id="1119" w:author="NERGUI BATBAYAR" w:date="2026-10-25T10:40:00Z"/>
                    <w:b/>
                    <w:bCs/>
                    <w:sz w:val="28"/>
                    <w:szCs w:val="28"/>
                  </w:rPr>
                </w:rPrChange>
              </w:rPr>
            </w:pPr>
          </w:p>
        </w:tc>
      </w:tr>
      <w:tr w:rsidR="001D40C3" w:rsidRPr="001D40C3" w14:paraId="3FE23B86" w14:textId="77777777" w:rsidTr="00330090">
        <w:trPr>
          <w:trHeight w:val="819"/>
          <w:ins w:id="1120" w:author="NERGUI BATBAYAR" w:date="2026-10-25T10:40:00Z"/>
        </w:trPr>
        <w:tc>
          <w:tcPr>
            <w:tcW w:w="1442" w:type="dxa"/>
          </w:tcPr>
          <w:p w14:paraId="2E94E77A" w14:textId="71F6415C" w:rsidR="00DC5CB2" w:rsidRPr="001D40C3" w:rsidRDefault="00DC5CB2" w:rsidP="00330090">
            <w:pPr>
              <w:pStyle w:val="Heading1"/>
              <w:numPr>
                <w:ilvl w:val="0"/>
                <w:numId w:val="0"/>
              </w:numPr>
              <w:rPr>
                <w:ins w:id="1121" w:author="NERGUI BATBAYAR" w:date="2026-10-25T10:40:00Z"/>
                <w:color w:val="auto"/>
                <w:rPrChange w:id="1122" w:author="NERGUI BATBAYAR" w:date="2026-10-25T11:28:00Z">
                  <w:rPr>
                    <w:ins w:id="1123" w:author="NERGUI BATBAYAR" w:date="2026-10-25T10:40:00Z"/>
                    <w:b/>
                    <w:bCs/>
                    <w:sz w:val="28"/>
                    <w:szCs w:val="28"/>
                  </w:rPr>
                </w:rPrChange>
              </w:rPr>
            </w:pPr>
            <w:ins w:id="1124" w:author="NERGUI BATBAYAR" w:date="2026-10-25T10:45:00Z">
              <w:r w:rsidRPr="001D40C3">
                <w:rPr>
                  <w:color w:val="auto"/>
                  <w:sz w:val="24"/>
                  <w:szCs w:val="24"/>
                  <w:rPrChange w:id="1125" w:author="NERGUI BATBAYAR" w:date="2026-10-25T11:28:00Z">
                    <w:rPr>
                      <w:sz w:val="24"/>
                      <w:szCs w:val="24"/>
                    </w:rPr>
                  </w:rPrChange>
                </w:rPr>
                <w:t xml:space="preserve">Evaluation </w:t>
              </w:r>
            </w:ins>
          </w:p>
        </w:tc>
        <w:tc>
          <w:tcPr>
            <w:tcW w:w="1442" w:type="dxa"/>
          </w:tcPr>
          <w:p w14:paraId="21810704" w14:textId="77777777" w:rsidR="00DC5CB2" w:rsidRPr="001D40C3" w:rsidRDefault="00DC5CB2" w:rsidP="008864D9">
            <w:pPr>
              <w:pStyle w:val="Heading1"/>
              <w:numPr>
                <w:ilvl w:val="0"/>
                <w:numId w:val="0"/>
              </w:numPr>
              <w:rPr>
                <w:ins w:id="1126" w:author="NERGUI BATBAYAR" w:date="2026-10-25T10:40:00Z"/>
                <w:color w:val="auto"/>
                <w:sz w:val="24"/>
                <w:szCs w:val="24"/>
                <w:rPrChange w:id="1127" w:author="NERGUI BATBAYAR" w:date="2026-10-25T11:28:00Z">
                  <w:rPr>
                    <w:ins w:id="1128" w:author="NERGUI BATBAYAR" w:date="2026-10-25T10:40:00Z"/>
                    <w:b/>
                    <w:bCs/>
                    <w:sz w:val="28"/>
                    <w:szCs w:val="28"/>
                  </w:rPr>
                </w:rPrChange>
              </w:rPr>
            </w:pPr>
          </w:p>
        </w:tc>
        <w:tc>
          <w:tcPr>
            <w:tcW w:w="1442" w:type="dxa"/>
          </w:tcPr>
          <w:p w14:paraId="6DF6FA2B" w14:textId="77777777" w:rsidR="00DC5CB2" w:rsidRPr="001D40C3" w:rsidRDefault="00DC5CB2" w:rsidP="008864D9">
            <w:pPr>
              <w:pStyle w:val="Heading1"/>
              <w:numPr>
                <w:ilvl w:val="0"/>
                <w:numId w:val="0"/>
              </w:numPr>
              <w:rPr>
                <w:ins w:id="1129" w:author="NERGUI BATBAYAR" w:date="2026-10-25T10:40:00Z"/>
                <w:color w:val="auto"/>
                <w:sz w:val="24"/>
                <w:szCs w:val="24"/>
                <w:rPrChange w:id="1130" w:author="NERGUI BATBAYAR" w:date="2026-10-25T11:28:00Z">
                  <w:rPr>
                    <w:ins w:id="1131" w:author="NERGUI BATBAYAR" w:date="2026-10-25T10:40:00Z"/>
                    <w:b/>
                    <w:bCs/>
                    <w:sz w:val="28"/>
                    <w:szCs w:val="28"/>
                  </w:rPr>
                </w:rPrChange>
              </w:rPr>
            </w:pPr>
          </w:p>
        </w:tc>
        <w:tc>
          <w:tcPr>
            <w:tcW w:w="1442" w:type="dxa"/>
          </w:tcPr>
          <w:p w14:paraId="36E83C08" w14:textId="77777777" w:rsidR="00DC5CB2" w:rsidRPr="001D40C3" w:rsidRDefault="00DC5CB2" w:rsidP="008864D9">
            <w:pPr>
              <w:pStyle w:val="Heading1"/>
              <w:numPr>
                <w:ilvl w:val="0"/>
                <w:numId w:val="0"/>
              </w:numPr>
              <w:rPr>
                <w:ins w:id="1132" w:author="NERGUI BATBAYAR" w:date="2026-10-25T10:40:00Z"/>
                <w:color w:val="auto"/>
                <w:sz w:val="24"/>
                <w:szCs w:val="24"/>
                <w:rPrChange w:id="1133" w:author="NERGUI BATBAYAR" w:date="2026-10-25T11:28:00Z">
                  <w:rPr>
                    <w:ins w:id="1134" w:author="NERGUI BATBAYAR" w:date="2026-10-25T10:40:00Z"/>
                    <w:b/>
                    <w:bCs/>
                    <w:sz w:val="28"/>
                    <w:szCs w:val="28"/>
                  </w:rPr>
                </w:rPrChange>
              </w:rPr>
            </w:pPr>
          </w:p>
        </w:tc>
        <w:tc>
          <w:tcPr>
            <w:tcW w:w="1442" w:type="dxa"/>
            <w:shd w:val="clear" w:color="auto" w:fill="B3E5A1" w:themeFill="accent6" w:themeFillTint="66"/>
          </w:tcPr>
          <w:p w14:paraId="0653D4DA" w14:textId="77777777" w:rsidR="00DC5CB2" w:rsidRPr="001D40C3" w:rsidRDefault="00DC5CB2" w:rsidP="008864D9">
            <w:pPr>
              <w:pStyle w:val="Heading1"/>
              <w:numPr>
                <w:ilvl w:val="0"/>
                <w:numId w:val="0"/>
              </w:numPr>
              <w:rPr>
                <w:ins w:id="1135" w:author="NERGUI BATBAYAR" w:date="2026-10-25T10:40:00Z"/>
                <w:color w:val="auto"/>
                <w:sz w:val="24"/>
                <w:szCs w:val="24"/>
                <w:rPrChange w:id="1136" w:author="NERGUI BATBAYAR" w:date="2026-10-25T11:28:00Z">
                  <w:rPr>
                    <w:ins w:id="1137" w:author="NERGUI BATBAYAR" w:date="2026-10-25T10:40:00Z"/>
                    <w:b/>
                    <w:bCs/>
                    <w:sz w:val="28"/>
                    <w:szCs w:val="28"/>
                  </w:rPr>
                </w:rPrChange>
              </w:rPr>
            </w:pPr>
          </w:p>
        </w:tc>
        <w:tc>
          <w:tcPr>
            <w:tcW w:w="1442" w:type="dxa"/>
          </w:tcPr>
          <w:p w14:paraId="59196FC8" w14:textId="77777777" w:rsidR="00DC5CB2" w:rsidRPr="001D40C3" w:rsidRDefault="00DC5CB2" w:rsidP="008864D9">
            <w:pPr>
              <w:pStyle w:val="Heading1"/>
              <w:numPr>
                <w:ilvl w:val="0"/>
                <w:numId w:val="0"/>
              </w:numPr>
              <w:rPr>
                <w:ins w:id="1138" w:author="NERGUI BATBAYAR" w:date="2026-10-25T10:40:00Z"/>
                <w:color w:val="auto"/>
                <w:sz w:val="24"/>
                <w:szCs w:val="24"/>
                <w:rPrChange w:id="1139" w:author="NERGUI BATBAYAR" w:date="2026-10-25T11:28:00Z">
                  <w:rPr>
                    <w:ins w:id="1140" w:author="NERGUI BATBAYAR" w:date="2026-10-25T10:40:00Z"/>
                    <w:b/>
                    <w:bCs/>
                    <w:sz w:val="28"/>
                    <w:szCs w:val="28"/>
                  </w:rPr>
                </w:rPrChange>
              </w:rPr>
            </w:pPr>
          </w:p>
        </w:tc>
      </w:tr>
      <w:tr w:rsidR="001D40C3" w:rsidRPr="001D40C3" w14:paraId="2B90094B" w14:textId="77777777" w:rsidTr="00330090">
        <w:trPr>
          <w:trHeight w:val="1294"/>
          <w:ins w:id="1141" w:author="NERGUI BATBAYAR" w:date="2026-10-25T10:40:00Z"/>
        </w:trPr>
        <w:tc>
          <w:tcPr>
            <w:tcW w:w="1442" w:type="dxa"/>
          </w:tcPr>
          <w:p w14:paraId="651264C9" w14:textId="28DA4409" w:rsidR="00DC5CB2" w:rsidRPr="001D40C3" w:rsidRDefault="00DC5CB2" w:rsidP="00330090">
            <w:pPr>
              <w:pStyle w:val="Heading1"/>
              <w:numPr>
                <w:ilvl w:val="0"/>
                <w:numId w:val="0"/>
              </w:numPr>
              <w:rPr>
                <w:ins w:id="1142" w:author="NERGUI BATBAYAR" w:date="2026-10-25T10:40:00Z"/>
                <w:color w:val="auto"/>
                <w:rPrChange w:id="1143" w:author="NERGUI BATBAYAR" w:date="2026-10-25T11:28:00Z">
                  <w:rPr>
                    <w:ins w:id="1144" w:author="NERGUI BATBAYAR" w:date="2026-10-25T10:40:00Z"/>
                    <w:b/>
                    <w:bCs/>
                    <w:sz w:val="28"/>
                    <w:szCs w:val="28"/>
                  </w:rPr>
                </w:rPrChange>
              </w:rPr>
            </w:pPr>
            <w:proofErr w:type="gramStart"/>
            <w:ins w:id="1145" w:author="NERGUI BATBAYAR" w:date="2026-10-25T10:45:00Z">
              <w:r w:rsidRPr="001D40C3">
                <w:rPr>
                  <w:color w:val="auto"/>
                  <w:sz w:val="24"/>
                  <w:szCs w:val="24"/>
                  <w:rPrChange w:id="1146" w:author="NERGUI BATBAYAR" w:date="2026-10-25T11:28:00Z">
                    <w:rPr>
                      <w:sz w:val="24"/>
                      <w:szCs w:val="24"/>
                    </w:rPr>
                  </w:rPrChange>
                </w:rPr>
                <w:t>Dashbo</w:t>
              </w:r>
            </w:ins>
            <w:ins w:id="1147" w:author="NERGUI BATBAYAR" w:date="2026-10-25T10:46:00Z">
              <w:r w:rsidRPr="001D40C3">
                <w:rPr>
                  <w:color w:val="auto"/>
                  <w:sz w:val="24"/>
                  <w:szCs w:val="24"/>
                  <w:rPrChange w:id="1148" w:author="NERGUI BATBAYAR" w:date="2026-10-25T11:28:00Z">
                    <w:rPr>
                      <w:sz w:val="24"/>
                      <w:szCs w:val="24"/>
                    </w:rPr>
                  </w:rPrChange>
                </w:rPr>
                <w:t>ard  and</w:t>
              </w:r>
              <w:proofErr w:type="gramEnd"/>
              <w:r w:rsidRPr="001D40C3">
                <w:rPr>
                  <w:color w:val="auto"/>
                  <w:sz w:val="24"/>
                  <w:szCs w:val="24"/>
                  <w:rPrChange w:id="1149" w:author="NERGUI BATBAYAR" w:date="2026-10-25T11:28:00Z">
                    <w:rPr>
                      <w:sz w:val="24"/>
                      <w:szCs w:val="24"/>
                    </w:rPr>
                  </w:rPrChange>
                </w:rPr>
                <w:t xml:space="preserve"> final report </w:t>
              </w:r>
            </w:ins>
          </w:p>
        </w:tc>
        <w:tc>
          <w:tcPr>
            <w:tcW w:w="1442" w:type="dxa"/>
          </w:tcPr>
          <w:p w14:paraId="0DB15C72" w14:textId="77777777" w:rsidR="00DC5CB2" w:rsidRPr="001D40C3" w:rsidRDefault="00DC5CB2" w:rsidP="008864D9">
            <w:pPr>
              <w:pStyle w:val="Heading1"/>
              <w:numPr>
                <w:ilvl w:val="0"/>
                <w:numId w:val="0"/>
              </w:numPr>
              <w:rPr>
                <w:ins w:id="1150" w:author="NERGUI BATBAYAR" w:date="2026-10-25T10:40:00Z"/>
                <w:color w:val="auto"/>
                <w:sz w:val="24"/>
                <w:szCs w:val="24"/>
                <w:rPrChange w:id="1151" w:author="NERGUI BATBAYAR" w:date="2026-10-25T11:28:00Z">
                  <w:rPr>
                    <w:ins w:id="1152" w:author="NERGUI BATBAYAR" w:date="2026-10-25T10:40:00Z"/>
                    <w:b/>
                    <w:bCs/>
                    <w:sz w:val="28"/>
                    <w:szCs w:val="28"/>
                  </w:rPr>
                </w:rPrChange>
              </w:rPr>
            </w:pPr>
          </w:p>
        </w:tc>
        <w:tc>
          <w:tcPr>
            <w:tcW w:w="1442" w:type="dxa"/>
          </w:tcPr>
          <w:p w14:paraId="68344AB1" w14:textId="77777777" w:rsidR="00DC5CB2" w:rsidRPr="001D40C3" w:rsidRDefault="00DC5CB2" w:rsidP="008864D9">
            <w:pPr>
              <w:pStyle w:val="Heading1"/>
              <w:numPr>
                <w:ilvl w:val="0"/>
                <w:numId w:val="0"/>
              </w:numPr>
              <w:rPr>
                <w:ins w:id="1153" w:author="NERGUI BATBAYAR" w:date="2026-10-25T10:40:00Z"/>
                <w:color w:val="auto"/>
                <w:sz w:val="24"/>
                <w:szCs w:val="24"/>
                <w:rPrChange w:id="1154" w:author="NERGUI BATBAYAR" w:date="2026-10-25T11:28:00Z">
                  <w:rPr>
                    <w:ins w:id="1155" w:author="NERGUI BATBAYAR" w:date="2026-10-25T10:40:00Z"/>
                    <w:b/>
                    <w:bCs/>
                    <w:sz w:val="28"/>
                    <w:szCs w:val="28"/>
                  </w:rPr>
                </w:rPrChange>
              </w:rPr>
            </w:pPr>
          </w:p>
        </w:tc>
        <w:tc>
          <w:tcPr>
            <w:tcW w:w="1442" w:type="dxa"/>
          </w:tcPr>
          <w:p w14:paraId="39225ADE" w14:textId="77777777" w:rsidR="00DC5CB2" w:rsidRPr="001D40C3" w:rsidRDefault="00DC5CB2" w:rsidP="008864D9">
            <w:pPr>
              <w:pStyle w:val="Heading1"/>
              <w:numPr>
                <w:ilvl w:val="0"/>
                <w:numId w:val="0"/>
              </w:numPr>
              <w:rPr>
                <w:ins w:id="1156" w:author="NERGUI BATBAYAR" w:date="2026-10-25T10:40:00Z"/>
                <w:color w:val="auto"/>
                <w:sz w:val="24"/>
                <w:szCs w:val="24"/>
                <w:rPrChange w:id="1157" w:author="NERGUI BATBAYAR" w:date="2026-10-25T11:28:00Z">
                  <w:rPr>
                    <w:ins w:id="1158" w:author="NERGUI BATBAYAR" w:date="2026-10-25T10:40:00Z"/>
                    <w:b/>
                    <w:bCs/>
                    <w:sz w:val="28"/>
                    <w:szCs w:val="28"/>
                  </w:rPr>
                </w:rPrChange>
              </w:rPr>
            </w:pPr>
          </w:p>
        </w:tc>
        <w:tc>
          <w:tcPr>
            <w:tcW w:w="1442" w:type="dxa"/>
          </w:tcPr>
          <w:p w14:paraId="7604C612" w14:textId="77777777" w:rsidR="00DC5CB2" w:rsidRPr="001D40C3" w:rsidRDefault="00DC5CB2" w:rsidP="008864D9">
            <w:pPr>
              <w:pStyle w:val="Heading1"/>
              <w:numPr>
                <w:ilvl w:val="0"/>
                <w:numId w:val="0"/>
              </w:numPr>
              <w:rPr>
                <w:ins w:id="1159" w:author="NERGUI BATBAYAR" w:date="2026-10-25T10:40:00Z"/>
                <w:color w:val="auto"/>
                <w:sz w:val="24"/>
                <w:szCs w:val="24"/>
                <w:rPrChange w:id="1160" w:author="NERGUI BATBAYAR" w:date="2026-10-25T11:28:00Z">
                  <w:rPr>
                    <w:ins w:id="1161" w:author="NERGUI BATBAYAR" w:date="2026-10-25T10:40:00Z"/>
                    <w:b/>
                    <w:bCs/>
                    <w:sz w:val="28"/>
                    <w:szCs w:val="28"/>
                  </w:rPr>
                </w:rPrChange>
              </w:rPr>
            </w:pPr>
          </w:p>
        </w:tc>
        <w:tc>
          <w:tcPr>
            <w:tcW w:w="1442" w:type="dxa"/>
            <w:shd w:val="clear" w:color="auto" w:fill="B3E5A1" w:themeFill="accent6" w:themeFillTint="66"/>
          </w:tcPr>
          <w:p w14:paraId="302F8F0F" w14:textId="77777777" w:rsidR="00DC5CB2" w:rsidRPr="001D40C3" w:rsidRDefault="00DC5CB2" w:rsidP="008864D9">
            <w:pPr>
              <w:pStyle w:val="Heading1"/>
              <w:numPr>
                <w:ilvl w:val="0"/>
                <w:numId w:val="0"/>
              </w:numPr>
              <w:rPr>
                <w:ins w:id="1162" w:author="NERGUI BATBAYAR" w:date="2026-10-25T10:40:00Z"/>
                <w:color w:val="auto"/>
                <w:sz w:val="24"/>
                <w:szCs w:val="24"/>
                <w:rPrChange w:id="1163" w:author="NERGUI BATBAYAR" w:date="2026-10-25T11:28:00Z">
                  <w:rPr>
                    <w:ins w:id="1164" w:author="NERGUI BATBAYAR" w:date="2026-10-25T10:40:00Z"/>
                    <w:b/>
                    <w:bCs/>
                    <w:sz w:val="28"/>
                    <w:szCs w:val="28"/>
                  </w:rPr>
                </w:rPrChange>
              </w:rPr>
            </w:pPr>
          </w:p>
        </w:tc>
      </w:tr>
    </w:tbl>
    <w:p w14:paraId="61EE3BA9" w14:textId="4AA90A2D" w:rsidR="008864D9" w:rsidRPr="001D40C3" w:rsidRDefault="008864D9" w:rsidP="008864D9">
      <w:pPr>
        <w:pStyle w:val="Heading1"/>
        <w:numPr>
          <w:ilvl w:val="0"/>
          <w:numId w:val="0"/>
        </w:numPr>
        <w:rPr>
          <w:ins w:id="1165" w:author="NERGUI BATBAYAR" w:date="2026-10-25T10:53:00Z"/>
          <w:b/>
          <w:bCs/>
          <w:color w:val="auto"/>
          <w:sz w:val="28"/>
          <w:szCs w:val="28"/>
          <w:rPrChange w:id="1166" w:author="NERGUI BATBAYAR" w:date="2026-10-25T11:28:00Z">
            <w:rPr>
              <w:ins w:id="1167" w:author="NERGUI BATBAYAR" w:date="2026-10-25T10:53:00Z"/>
              <w:b/>
              <w:bCs/>
              <w:sz w:val="28"/>
              <w:szCs w:val="28"/>
            </w:rPr>
          </w:rPrChange>
        </w:rPr>
      </w:pPr>
      <w:ins w:id="1168" w:author="NERGUI BATBAYAR" w:date="2026-10-25T10:38:00Z">
        <w:r w:rsidRPr="001D40C3">
          <w:rPr>
            <w:b/>
            <w:bCs/>
            <w:color w:val="auto"/>
            <w:sz w:val="28"/>
            <w:szCs w:val="28"/>
            <w:rPrChange w:id="1169" w:author="NERGUI BATBAYAR" w:date="2026-10-25T11:28:00Z">
              <w:rPr>
                <w:b/>
                <w:bCs/>
                <w:sz w:val="28"/>
                <w:szCs w:val="28"/>
              </w:rPr>
            </w:rPrChange>
          </w:rPr>
          <w:t xml:space="preserve"> </w:t>
        </w:r>
      </w:ins>
      <w:ins w:id="1170" w:author="NERGUI BATBAYAR" w:date="2026-10-25T10:52:00Z">
        <w:r w:rsidR="00330090" w:rsidRPr="001D40C3">
          <w:rPr>
            <w:b/>
            <w:bCs/>
            <w:color w:val="auto"/>
            <w:sz w:val="28"/>
            <w:szCs w:val="28"/>
            <w:rPrChange w:id="1171" w:author="NERGUI BATBAYAR" w:date="2026-10-25T11:28:00Z">
              <w:rPr>
                <w:b/>
                <w:bCs/>
                <w:sz w:val="28"/>
                <w:szCs w:val="28"/>
              </w:rPr>
            </w:rPrChange>
          </w:rPr>
          <w:t>10 Ethical and legal con</w:t>
        </w:r>
      </w:ins>
      <w:ins w:id="1172" w:author="NERGUI BATBAYAR" w:date="2026-10-25T10:53:00Z">
        <w:r w:rsidR="00330090" w:rsidRPr="001D40C3">
          <w:rPr>
            <w:b/>
            <w:bCs/>
            <w:color w:val="auto"/>
            <w:sz w:val="28"/>
            <w:szCs w:val="28"/>
            <w:rPrChange w:id="1173" w:author="NERGUI BATBAYAR" w:date="2026-10-25T11:28:00Z">
              <w:rPr>
                <w:b/>
                <w:bCs/>
                <w:sz w:val="28"/>
                <w:szCs w:val="28"/>
              </w:rPr>
            </w:rPrChange>
          </w:rPr>
          <w:t>siderations</w:t>
        </w:r>
      </w:ins>
    </w:p>
    <w:p w14:paraId="5B7196EF" w14:textId="3AD24CF0" w:rsidR="008864D9" w:rsidRDefault="001D40C3">
      <w:pPr>
        <w:jc w:val="both"/>
        <w:rPr>
          <w:ins w:id="1174" w:author="NERGUI BATBAYAR" w:date="2026-10-26T01:35:00Z"/>
          <w:sz w:val="24"/>
          <w:szCs w:val="24"/>
          <w:shd w:val="clear" w:color="auto" w:fill="FFFFFF"/>
        </w:rPr>
      </w:pPr>
      <w:ins w:id="1175" w:author="NERGUI BATBAYAR" w:date="2026-10-25T11:28:00Z">
        <w:r w:rsidRPr="001D40C3">
          <w:rPr>
            <w:sz w:val="24"/>
            <w:szCs w:val="24"/>
            <w:shd w:val="clear" w:color="auto" w:fill="FFFFFF"/>
            <w:rPrChange w:id="1176" w:author="NERGUI BATBAYAR" w:date="2026-10-25T11:28:00Z">
              <w:rPr>
                <w:rFonts w:ascii="Segoe UI Historic" w:hAnsi="Segoe UI Historic" w:cs="Segoe UI Historic"/>
                <w:color w:val="FFFFFF"/>
                <w:sz w:val="23"/>
                <w:szCs w:val="23"/>
                <w:shd w:val="clear" w:color="auto" w:fill="FFFFFF"/>
              </w:rPr>
            </w:rPrChange>
          </w:rPr>
          <w:t xml:space="preserve">The </w:t>
        </w:r>
      </w:ins>
      <w:ins w:id="1177" w:author="NERGUI BATBAYAR" w:date="2026-10-25T11:29:00Z">
        <w:r>
          <w:rPr>
            <w:sz w:val="24"/>
            <w:szCs w:val="24"/>
            <w:shd w:val="clear" w:color="auto" w:fill="FFFFFF"/>
          </w:rPr>
          <w:t>project uses</w:t>
        </w:r>
      </w:ins>
      <w:ins w:id="1178" w:author="NERGUI BATBAYAR" w:date="2026-10-25T11:28:00Z">
        <w:r w:rsidRPr="001D40C3">
          <w:rPr>
            <w:sz w:val="24"/>
            <w:szCs w:val="24"/>
            <w:shd w:val="clear" w:color="auto" w:fill="FFFFFF"/>
            <w:rPrChange w:id="1179" w:author="NERGUI BATBAYAR" w:date="2026-10-25T11:28:00Z">
              <w:rPr>
                <w:rFonts w:ascii="Segoe UI Historic" w:hAnsi="Segoe UI Historic" w:cs="Segoe UI Historic"/>
                <w:color w:val="FFFFFF"/>
                <w:sz w:val="23"/>
                <w:szCs w:val="23"/>
                <w:shd w:val="clear" w:color="auto" w:fill="FFFFFF"/>
              </w:rPr>
            </w:rPrChange>
          </w:rPr>
          <w:t xml:space="preserve"> secondary data and will not conduct interviews or collect new personal information. No attempt will be made to link restaurant IDs to individuals’ names or to re-identify customers. GitHub will track code and </w:t>
        </w:r>
      </w:ins>
      <w:ins w:id="1180" w:author="NERGUI BATBAYAR" w:date="2026-10-25T11:30:00Z">
        <w:r>
          <w:rPr>
            <w:sz w:val="24"/>
            <w:szCs w:val="24"/>
            <w:shd w:val="clear" w:color="auto" w:fill="FFFFFF"/>
          </w:rPr>
          <w:t>report</w:t>
        </w:r>
      </w:ins>
      <w:ins w:id="1181" w:author="NERGUI BATBAYAR" w:date="2026-10-25T11:31:00Z">
        <w:r>
          <w:rPr>
            <w:sz w:val="24"/>
            <w:szCs w:val="24"/>
            <w:shd w:val="clear" w:color="auto" w:fill="FFFFFF"/>
          </w:rPr>
          <w:t xml:space="preserve"> </w:t>
        </w:r>
        <w:proofErr w:type="spellStart"/>
        <w:r>
          <w:rPr>
            <w:sz w:val="24"/>
            <w:szCs w:val="24"/>
            <w:shd w:val="clear" w:color="auto" w:fill="FFFFFF"/>
          </w:rPr>
          <w:t>revisins</w:t>
        </w:r>
        <w:proofErr w:type="spellEnd"/>
        <w:r>
          <w:rPr>
            <w:sz w:val="24"/>
            <w:szCs w:val="24"/>
            <w:shd w:val="clear" w:color="auto" w:fill="FFFFFF"/>
          </w:rPr>
          <w:t xml:space="preserve"> w</w:t>
        </w:r>
      </w:ins>
      <w:ins w:id="1182" w:author="NERGUI BATBAYAR" w:date="2026-10-25T11:32:00Z">
        <w:r>
          <w:rPr>
            <w:sz w:val="24"/>
            <w:szCs w:val="24"/>
            <w:shd w:val="clear" w:color="auto" w:fill="FFFFFF"/>
          </w:rPr>
          <w:t>hile respecting</w:t>
        </w:r>
      </w:ins>
      <w:ins w:id="1183" w:author="NERGUI BATBAYAR" w:date="2026-10-25T11:28:00Z">
        <w:r w:rsidRPr="001D40C3">
          <w:rPr>
            <w:sz w:val="24"/>
            <w:szCs w:val="24"/>
            <w:shd w:val="clear" w:color="auto" w:fill="FFFFFF"/>
            <w:rPrChange w:id="1184" w:author="NERGUI BATBAYAR" w:date="2026-10-25T11:28:00Z">
              <w:rPr>
                <w:rFonts w:ascii="Segoe UI Historic" w:hAnsi="Segoe UI Historic" w:cs="Segoe UI Historic"/>
                <w:color w:val="FFFFFF"/>
                <w:sz w:val="23"/>
                <w:szCs w:val="23"/>
                <w:shd w:val="clear" w:color="auto" w:fill="FFFFFF"/>
              </w:rPr>
            </w:rPrChange>
          </w:rPr>
          <w:t xml:space="preserve"> </w:t>
        </w:r>
        <w:proofErr w:type="gramStart"/>
        <w:r w:rsidRPr="001D40C3">
          <w:rPr>
            <w:sz w:val="24"/>
            <w:szCs w:val="24"/>
            <w:shd w:val="clear" w:color="auto" w:fill="FFFFFF"/>
            <w:rPrChange w:id="1185" w:author="NERGUI BATBAYAR" w:date="2026-10-25T11:28:00Z">
              <w:rPr>
                <w:rFonts w:ascii="Segoe UI Historic" w:hAnsi="Segoe UI Historic" w:cs="Segoe UI Historic"/>
                <w:color w:val="FFFFFF"/>
                <w:sz w:val="23"/>
                <w:szCs w:val="23"/>
                <w:shd w:val="clear" w:color="auto" w:fill="FFFFFF"/>
              </w:rPr>
            </w:rPrChange>
          </w:rPr>
          <w:t>redistribut</w:t>
        </w:r>
      </w:ins>
      <w:ins w:id="1186" w:author="NERGUI BATBAYAR" w:date="2026-10-25T11:32:00Z">
        <w:r>
          <w:rPr>
            <w:sz w:val="24"/>
            <w:szCs w:val="24"/>
            <w:shd w:val="clear" w:color="auto" w:fill="FFFFFF"/>
          </w:rPr>
          <w:t xml:space="preserve">ion </w:t>
        </w:r>
      </w:ins>
      <w:ins w:id="1187" w:author="NERGUI BATBAYAR" w:date="2026-10-25T11:28:00Z">
        <w:r w:rsidRPr="001D40C3">
          <w:rPr>
            <w:sz w:val="24"/>
            <w:szCs w:val="24"/>
            <w:shd w:val="clear" w:color="auto" w:fill="FFFFFF"/>
            <w:rPrChange w:id="1188" w:author="NERGUI BATBAYAR" w:date="2026-10-25T11:28:00Z">
              <w:rPr>
                <w:rFonts w:ascii="Segoe UI Historic" w:hAnsi="Segoe UI Historic" w:cs="Segoe UI Historic"/>
                <w:color w:val="FFFFFF"/>
                <w:sz w:val="23"/>
                <w:szCs w:val="23"/>
                <w:shd w:val="clear" w:color="auto" w:fill="FFFFFF"/>
              </w:rPr>
            </w:rPrChange>
          </w:rPr>
          <w:t xml:space="preserve"> </w:t>
        </w:r>
      </w:ins>
      <w:ins w:id="1189" w:author="NERGUI BATBAYAR" w:date="2026-10-25T11:33:00Z">
        <w:r>
          <w:rPr>
            <w:sz w:val="24"/>
            <w:szCs w:val="24"/>
            <w:shd w:val="clear" w:color="auto" w:fill="FFFFFF"/>
          </w:rPr>
          <w:t>restrictions</w:t>
        </w:r>
      </w:ins>
      <w:proofErr w:type="gramEnd"/>
      <w:ins w:id="1190" w:author="NERGUI BATBAYAR" w:date="2026-10-25T11:28:00Z">
        <w:r w:rsidRPr="001D40C3">
          <w:rPr>
            <w:sz w:val="24"/>
            <w:szCs w:val="24"/>
            <w:shd w:val="clear" w:color="auto" w:fill="FFFFFF"/>
            <w:rPrChange w:id="1191" w:author="NERGUI BATBAYAR" w:date="2026-10-25T11:28:00Z">
              <w:rPr>
                <w:rFonts w:ascii="Segoe UI Historic" w:hAnsi="Segoe UI Historic" w:cs="Segoe UI Historic"/>
                <w:color w:val="FFFFFF"/>
                <w:sz w:val="23"/>
                <w:szCs w:val="23"/>
                <w:shd w:val="clear" w:color="auto" w:fill="FFFFFF"/>
              </w:rPr>
            </w:rPrChange>
          </w:rPr>
          <w:t>. Data sources and terms of use will be clearly stated. Data from restaurants using reservation systems may not represent all restaurants. Therefore, forecasting errors will be compared by restaurant type, length of historical data and demand level, and the limitations will be reported. Model findings will not establish causal effects. AI-assisted writing will be openly declared, and the prompts and responses used will be documented in an appendix. The student will personally read, accurately complete and sign the ethics form.</w:t>
        </w:r>
      </w:ins>
    </w:p>
    <w:p w14:paraId="782CB153" w14:textId="77777777" w:rsidR="005A1BF3" w:rsidRDefault="005A1BF3">
      <w:pPr>
        <w:jc w:val="both"/>
        <w:rPr>
          <w:ins w:id="1192" w:author="NERGUI BATBAYAR" w:date="2026-10-26T01:35:00Z"/>
          <w:sz w:val="24"/>
          <w:szCs w:val="24"/>
          <w:shd w:val="clear" w:color="auto" w:fill="FFFFFF"/>
        </w:rPr>
      </w:pPr>
    </w:p>
    <w:p w14:paraId="565BBCDC" w14:textId="77777777" w:rsidR="005A1BF3" w:rsidRDefault="005A1BF3">
      <w:pPr>
        <w:jc w:val="both"/>
        <w:rPr>
          <w:ins w:id="1193" w:author="NERGUI BATBAYAR" w:date="2026-10-26T01:35:00Z"/>
          <w:sz w:val="24"/>
          <w:szCs w:val="24"/>
          <w:shd w:val="clear" w:color="auto" w:fill="FFFFFF"/>
        </w:rPr>
      </w:pPr>
    </w:p>
    <w:p w14:paraId="45711BFA" w14:textId="77777777" w:rsidR="005A1BF3" w:rsidRPr="001D40C3" w:rsidRDefault="005A1BF3">
      <w:pPr>
        <w:jc w:val="both"/>
        <w:rPr>
          <w:ins w:id="1194" w:author="NERGUI BATBAYAR" w:date="2026-10-25T01:18:00Z"/>
          <w:sz w:val="24"/>
          <w:szCs w:val="24"/>
          <w:rPrChange w:id="1195" w:author="NERGUI BATBAYAR" w:date="2026-10-25T11:28:00Z">
            <w:rPr>
              <w:ins w:id="1196" w:author="NERGUI BATBAYAR" w:date="2026-10-25T01:18:00Z"/>
            </w:rPr>
          </w:rPrChange>
        </w:rPr>
        <w:pPrChange w:id="1197" w:author="NERGUI BATBAYAR" w:date="2026-10-25T11:28:00Z">
          <w:pPr/>
        </w:pPrChange>
      </w:pPr>
    </w:p>
    <w:p w14:paraId="18BC4661" w14:textId="71547D70" w:rsidR="0051184F" w:rsidRPr="002174B9" w:rsidDel="00700B61" w:rsidRDefault="002174B9">
      <w:pPr>
        <w:rPr>
          <w:del w:id="1198" w:author="NERGUI BATBAYAR" w:date="2026-10-25T01:11:00Z"/>
          <w:b/>
          <w:sz w:val="28"/>
          <w:szCs w:val="28"/>
          <w:rPrChange w:id="1199" w:author="NERGUI BATBAYAR" w:date="2026-10-25T22:46:00Z">
            <w:rPr>
              <w:del w:id="1200" w:author="NERGUI BATBAYAR" w:date="2026-10-25T01:11:00Z"/>
              <w:color w:val="FF0000"/>
            </w:rPr>
          </w:rPrChange>
        </w:rPr>
      </w:pPr>
      <w:ins w:id="1201" w:author="NERGUI BATBAYAR" w:date="2026-10-25T22:43:00Z">
        <w:r w:rsidRPr="002174B9">
          <w:rPr>
            <w:b/>
            <w:sz w:val="28"/>
            <w:szCs w:val="28"/>
            <w:rPrChange w:id="1202" w:author="NERGUI BATBAYAR" w:date="2026-10-25T22:46:00Z">
              <w:rPr>
                <w:b/>
              </w:rPr>
            </w:rPrChange>
          </w:rPr>
          <w:lastRenderedPageBreak/>
          <w:t xml:space="preserve">11 </w:t>
        </w:r>
      </w:ins>
      <w:del w:id="1203" w:author="NERGUI BATBAYAR" w:date="2026-10-25T01:11:00Z">
        <w:r w:rsidR="00E73B14" w:rsidRPr="002174B9" w:rsidDel="00700B61">
          <w:rPr>
            <w:b/>
            <w:sz w:val="28"/>
            <w:szCs w:val="28"/>
            <w:rPrChange w:id="1204" w:author="NERGUI BATBAYAR" w:date="2026-10-25T22:46:00Z">
              <w:rPr>
                <w:b/>
                <w:color w:val="FF0000"/>
              </w:rPr>
            </w:rPrChange>
          </w:rPr>
          <w:delText>Heading 1:</w:delText>
        </w:r>
        <w:r w:rsidR="00E73B14" w:rsidRPr="002174B9" w:rsidDel="00700B61">
          <w:rPr>
            <w:b/>
            <w:sz w:val="28"/>
            <w:szCs w:val="28"/>
            <w:rPrChange w:id="1205" w:author="NERGUI BATBAYAR" w:date="2026-10-25T22:46:00Z">
              <w:rPr>
                <w:color w:val="FF0000"/>
              </w:rPr>
            </w:rPrChange>
          </w:rPr>
          <w:delText xml:space="preserve"> This is the main heading and should be employed for the primary title or chapter. For example: CHAPTER 1.</w:delText>
        </w:r>
      </w:del>
    </w:p>
    <w:p w14:paraId="09E4A972" w14:textId="6827A3F4" w:rsidR="0051184F" w:rsidRPr="002174B9" w:rsidDel="00700B61" w:rsidRDefault="00E73B14">
      <w:pPr>
        <w:rPr>
          <w:del w:id="1206" w:author="NERGUI BATBAYAR" w:date="2026-10-25T01:11:00Z"/>
          <w:b/>
          <w:sz w:val="28"/>
          <w:szCs w:val="28"/>
          <w:rPrChange w:id="1207" w:author="NERGUI BATBAYAR" w:date="2026-10-25T22:46:00Z">
            <w:rPr>
              <w:del w:id="1208" w:author="NERGUI BATBAYAR" w:date="2026-10-25T01:11:00Z"/>
              <w:color w:val="FF0000"/>
            </w:rPr>
          </w:rPrChange>
        </w:rPr>
      </w:pPr>
      <w:del w:id="1209" w:author="NERGUI BATBAYAR" w:date="2026-10-25T01:11:00Z">
        <w:r w:rsidRPr="002174B9" w:rsidDel="00700B61">
          <w:rPr>
            <w:b/>
            <w:sz w:val="28"/>
            <w:szCs w:val="28"/>
            <w:rPrChange w:id="1210" w:author="NERGUI BATBAYAR" w:date="2026-10-25T22:46:00Z">
              <w:rPr>
                <w:b/>
                <w:color w:val="FF0000"/>
              </w:rPr>
            </w:rPrChange>
          </w:rPr>
          <w:delText>Heading 2:</w:delText>
        </w:r>
        <w:r w:rsidRPr="002174B9" w:rsidDel="00700B61">
          <w:rPr>
            <w:b/>
            <w:sz w:val="28"/>
            <w:szCs w:val="28"/>
            <w:rPrChange w:id="1211" w:author="NERGUI BATBAYAR" w:date="2026-10-25T22:46:00Z">
              <w:rPr>
                <w:color w:val="FF0000"/>
              </w:rPr>
            </w:rPrChange>
          </w:rPr>
          <w:delText xml:space="preserve"> Use Heading 2 as a subheading. For instance: Chapter 1.1.</w:delText>
        </w:r>
      </w:del>
    </w:p>
    <w:p w14:paraId="2445225A" w14:textId="27970BCD" w:rsidR="0051184F" w:rsidRPr="002174B9" w:rsidDel="00700B61" w:rsidRDefault="00E73B14">
      <w:pPr>
        <w:rPr>
          <w:del w:id="1212" w:author="NERGUI BATBAYAR" w:date="2026-10-25T01:11:00Z"/>
          <w:b/>
          <w:sz w:val="28"/>
          <w:szCs w:val="28"/>
          <w:rPrChange w:id="1213" w:author="NERGUI BATBAYAR" w:date="2026-10-25T22:46:00Z">
            <w:rPr>
              <w:del w:id="1214" w:author="NERGUI BATBAYAR" w:date="2026-10-25T01:11:00Z"/>
              <w:color w:val="FF0000"/>
            </w:rPr>
          </w:rPrChange>
        </w:rPr>
      </w:pPr>
      <w:del w:id="1215" w:author="NERGUI BATBAYAR" w:date="2026-10-25T01:11:00Z">
        <w:r w:rsidRPr="002174B9" w:rsidDel="00700B61">
          <w:rPr>
            <w:b/>
            <w:sz w:val="28"/>
            <w:szCs w:val="28"/>
            <w:rPrChange w:id="1216" w:author="NERGUI BATBAYAR" w:date="2026-10-25T22:46:00Z">
              <w:rPr>
                <w:b/>
                <w:color w:val="FF0000"/>
              </w:rPr>
            </w:rPrChange>
          </w:rPr>
          <w:delText>Heading 3:</w:delText>
        </w:r>
        <w:r w:rsidRPr="002174B9" w:rsidDel="00700B61">
          <w:rPr>
            <w:b/>
            <w:sz w:val="28"/>
            <w:szCs w:val="28"/>
            <w:rPrChange w:id="1217" w:author="NERGUI BATBAYAR" w:date="2026-10-25T22:46:00Z">
              <w:rPr>
                <w:color w:val="FF0000"/>
              </w:rPr>
            </w:rPrChange>
          </w:rPr>
          <w:delText xml:space="preserve"> Heading 3 provides a more detailed breakdown, such as Chapter 1.1.1.</w:delText>
        </w:r>
      </w:del>
    </w:p>
    <w:p w14:paraId="0B43A96B" w14:textId="3D33140C" w:rsidR="0051184F" w:rsidRPr="002174B9" w:rsidDel="00700B61" w:rsidRDefault="00E73B14">
      <w:pPr>
        <w:rPr>
          <w:del w:id="1218" w:author="NERGUI BATBAYAR" w:date="2026-10-25T01:11:00Z"/>
          <w:b/>
          <w:sz w:val="28"/>
          <w:szCs w:val="28"/>
          <w:rPrChange w:id="1219" w:author="NERGUI BATBAYAR" w:date="2026-10-25T22:46:00Z">
            <w:rPr>
              <w:del w:id="1220" w:author="NERGUI BATBAYAR" w:date="2026-10-25T01:11:00Z"/>
              <w:color w:val="FF0000"/>
            </w:rPr>
          </w:rPrChange>
        </w:rPr>
      </w:pPr>
      <w:del w:id="1221" w:author="NERGUI BATBAYAR" w:date="2026-10-25T01:11:00Z">
        <w:r w:rsidRPr="002174B9" w:rsidDel="00700B61">
          <w:rPr>
            <w:b/>
            <w:sz w:val="28"/>
            <w:szCs w:val="28"/>
            <w:rPrChange w:id="1222" w:author="NERGUI BATBAYAR" w:date="2026-10-25T22:46:00Z">
              <w:rPr>
                <w:color w:val="FF0000"/>
              </w:rPr>
            </w:rPrChange>
          </w:rPr>
          <w:delText>By adhering to this hierarchical structure, you ensure an organized and effective document outline, enhancing readability and navigation. However, you are not forced to use all 3 headings, usually heading 1 and 2 are sufficient.</w:delText>
        </w:r>
      </w:del>
    </w:p>
    <w:p w14:paraId="3DC735BA" w14:textId="6B94F13D" w:rsidR="0051184F" w:rsidRPr="002174B9" w:rsidDel="00FC2013" w:rsidRDefault="00E73B14">
      <w:pPr>
        <w:rPr>
          <w:del w:id="1223" w:author="NERGUI BATBAYAR" w:date="2026-10-23T20:25:00Z"/>
          <w:b/>
          <w:sz w:val="28"/>
          <w:szCs w:val="28"/>
          <w:rPrChange w:id="1224" w:author="NERGUI BATBAYAR" w:date="2026-10-25T22:46:00Z">
            <w:rPr>
              <w:del w:id="1225" w:author="NERGUI BATBAYAR" w:date="2026-10-23T20:25:00Z"/>
              <w:color w:val="FF0000"/>
            </w:rPr>
          </w:rPrChange>
        </w:rPr>
      </w:pPr>
      <w:del w:id="1226" w:author="NERGUI BATBAYAR" w:date="2026-10-25T01:11:00Z">
        <w:r w:rsidRPr="002174B9" w:rsidDel="00700B61">
          <w:rPr>
            <w:b/>
            <w:sz w:val="28"/>
            <w:szCs w:val="28"/>
            <w:rPrChange w:id="1227" w:author="NERGUI BATBAYAR" w:date="2026-10-25T22:46:00Z">
              <w:rPr>
                <w:color w:val="FF0000"/>
              </w:rPr>
            </w:rPrChange>
          </w:rPr>
          <w:delText>The remainder of your text should be written using a normal font.</w:delText>
        </w:r>
      </w:del>
      <w:del w:id="1228" w:author="NERGUI BATBAYAR" w:date="2026-10-23T20:25:00Z">
        <w:r w:rsidRPr="002174B9" w:rsidDel="00FC2013">
          <w:rPr>
            <w:b/>
            <w:sz w:val="28"/>
            <w:szCs w:val="28"/>
            <w:rPrChange w:id="1229" w:author="NERGUI BATBAYAR" w:date="2026-10-25T22:46:00Z">
              <w:rPr>
                <w:color w:val="FF0000"/>
              </w:rPr>
            </w:rPrChange>
          </w:rPr>
          <w:delText>]</w:delText>
        </w:r>
      </w:del>
    </w:p>
    <w:p w14:paraId="1E6501D4" w14:textId="77777777" w:rsidR="0051184F" w:rsidRPr="002174B9" w:rsidDel="00FC2013" w:rsidRDefault="0051184F">
      <w:pPr>
        <w:rPr>
          <w:del w:id="1230" w:author="NERGUI BATBAYAR" w:date="2026-10-23T20:25:00Z"/>
          <w:b/>
          <w:sz w:val="28"/>
          <w:szCs w:val="28"/>
          <w:rPrChange w:id="1231" w:author="NERGUI BATBAYAR" w:date="2026-10-25T22:46:00Z">
            <w:rPr>
              <w:del w:id="1232" w:author="NERGUI BATBAYAR" w:date="2026-10-23T20:25:00Z"/>
              <w:bCs/>
            </w:rPr>
          </w:rPrChange>
        </w:rPr>
      </w:pPr>
    </w:p>
    <w:p w14:paraId="2403F304" w14:textId="58003356" w:rsidR="0051184F" w:rsidRPr="002174B9" w:rsidDel="00700B61" w:rsidRDefault="0051184F">
      <w:pPr>
        <w:rPr>
          <w:del w:id="1233" w:author="NERGUI BATBAYAR" w:date="2026-10-25T01:11:00Z"/>
          <w:b/>
          <w:sz w:val="28"/>
          <w:szCs w:val="28"/>
          <w:rPrChange w:id="1234" w:author="NERGUI BATBAYAR" w:date="2026-10-25T22:46:00Z">
            <w:rPr>
              <w:del w:id="1235" w:author="NERGUI BATBAYAR" w:date="2026-10-25T01:11:00Z"/>
              <w:bCs/>
            </w:rPr>
          </w:rPrChange>
        </w:rPr>
      </w:pPr>
    </w:p>
    <w:p w14:paraId="468EA17E" w14:textId="251A6C17" w:rsidR="0051184F" w:rsidRPr="002174B9" w:rsidDel="00700B61" w:rsidRDefault="0051184F">
      <w:pPr>
        <w:rPr>
          <w:del w:id="1236" w:author="NERGUI BATBAYAR" w:date="2026-10-25T01:11:00Z"/>
          <w:b/>
          <w:sz w:val="28"/>
          <w:szCs w:val="28"/>
          <w:rPrChange w:id="1237" w:author="NERGUI BATBAYAR" w:date="2026-10-25T22:46:00Z">
            <w:rPr>
              <w:del w:id="1238" w:author="NERGUI BATBAYAR" w:date="2026-10-25T01:11:00Z"/>
              <w:bCs/>
            </w:rPr>
          </w:rPrChange>
        </w:rPr>
      </w:pPr>
    </w:p>
    <w:p w14:paraId="68D62BB9" w14:textId="304243B7" w:rsidR="0051184F" w:rsidRPr="002174B9" w:rsidDel="00700B61" w:rsidRDefault="0051184F">
      <w:pPr>
        <w:rPr>
          <w:del w:id="1239" w:author="NERGUI BATBAYAR" w:date="2026-10-25T01:11:00Z"/>
          <w:b/>
          <w:sz w:val="28"/>
          <w:szCs w:val="28"/>
          <w:rPrChange w:id="1240" w:author="NERGUI BATBAYAR" w:date="2026-10-25T22:46:00Z">
            <w:rPr>
              <w:del w:id="1241" w:author="NERGUI BATBAYAR" w:date="2026-10-25T01:11:00Z"/>
              <w:bCs/>
            </w:rPr>
          </w:rPrChange>
        </w:rPr>
      </w:pPr>
    </w:p>
    <w:p w14:paraId="7B5846F3" w14:textId="77777777" w:rsidR="0051184F" w:rsidRPr="002174B9" w:rsidDel="00FC2013" w:rsidRDefault="0051184F">
      <w:pPr>
        <w:rPr>
          <w:del w:id="1242" w:author="NERGUI BATBAYAR" w:date="2026-10-23T20:27:00Z"/>
          <w:b/>
          <w:sz w:val="28"/>
          <w:szCs w:val="28"/>
          <w:rPrChange w:id="1243" w:author="NERGUI BATBAYAR" w:date="2026-10-25T22:46:00Z">
            <w:rPr>
              <w:del w:id="1244" w:author="NERGUI BATBAYAR" w:date="2026-10-23T20:27:00Z"/>
              <w:bCs/>
            </w:rPr>
          </w:rPrChange>
        </w:rPr>
      </w:pPr>
    </w:p>
    <w:p w14:paraId="5E6B5F53" w14:textId="7D2C74DF" w:rsidR="00FC2013" w:rsidRPr="002174B9" w:rsidDel="00700B61" w:rsidRDefault="00FC2013">
      <w:pPr>
        <w:rPr>
          <w:del w:id="1245" w:author="NERGUI BATBAYAR" w:date="2026-10-25T01:11:00Z"/>
          <w:b/>
          <w:sz w:val="28"/>
          <w:szCs w:val="28"/>
          <w:rPrChange w:id="1246" w:author="NERGUI BATBAYAR" w:date="2026-10-25T22:46:00Z">
            <w:rPr>
              <w:del w:id="1247" w:author="NERGUI BATBAYAR" w:date="2026-10-25T01:11:00Z"/>
              <w:bCs/>
            </w:rPr>
          </w:rPrChange>
        </w:rPr>
      </w:pPr>
    </w:p>
    <w:p w14:paraId="0CB81BDE" w14:textId="447B61E1" w:rsidR="0051184F" w:rsidRPr="002174B9" w:rsidDel="00700B61" w:rsidRDefault="0051184F">
      <w:pPr>
        <w:rPr>
          <w:del w:id="1248" w:author="NERGUI BATBAYAR" w:date="2026-10-25T01:11:00Z"/>
          <w:b/>
          <w:sz w:val="28"/>
          <w:szCs w:val="28"/>
          <w:rPrChange w:id="1249" w:author="NERGUI BATBAYAR" w:date="2026-10-25T22:46:00Z">
            <w:rPr>
              <w:del w:id="1250" w:author="NERGUI BATBAYAR" w:date="2026-10-25T01:11:00Z"/>
              <w:bCs/>
            </w:rPr>
          </w:rPrChange>
        </w:rPr>
      </w:pPr>
    </w:p>
    <w:p w14:paraId="0E11DE48" w14:textId="1023E3B5" w:rsidR="0051184F" w:rsidRPr="002174B9" w:rsidDel="00700B61" w:rsidRDefault="0051184F">
      <w:pPr>
        <w:rPr>
          <w:del w:id="1251" w:author="NERGUI BATBAYAR" w:date="2026-10-25T01:11:00Z"/>
          <w:b/>
          <w:sz w:val="28"/>
          <w:szCs w:val="28"/>
          <w:rPrChange w:id="1252" w:author="NERGUI BATBAYAR" w:date="2026-10-25T22:46:00Z">
            <w:rPr>
              <w:del w:id="1253" w:author="NERGUI BATBAYAR" w:date="2026-10-25T01:11:00Z"/>
              <w:bCs/>
            </w:rPr>
          </w:rPrChange>
        </w:rPr>
      </w:pPr>
    </w:p>
    <w:p w14:paraId="0B6F3BBC" w14:textId="6CB3C732" w:rsidR="00FC2013" w:rsidRPr="002174B9" w:rsidDel="0059247D" w:rsidRDefault="00FC2013">
      <w:pPr>
        <w:rPr>
          <w:del w:id="1254" w:author="NERGUI BATBAYAR" w:date="2026-10-25T01:18:00Z"/>
          <w:b/>
          <w:sz w:val="28"/>
          <w:szCs w:val="28"/>
          <w:rPrChange w:id="1255" w:author="NERGUI BATBAYAR" w:date="2026-10-25T22:46:00Z">
            <w:rPr>
              <w:del w:id="1256" w:author="NERGUI BATBAYAR" w:date="2026-10-25T01:18:00Z"/>
            </w:rPr>
          </w:rPrChange>
        </w:rPr>
      </w:pPr>
    </w:p>
    <w:p w14:paraId="405DF287" w14:textId="47EDC35F" w:rsidR="007E1879" w:rsidRPr="002174B9" w:rsidDel="0059247D" w:rsidRDefault="007E1879">
      <w:pPr>
        <w:rPr>
          <w:del w:id="1257" w:author="NERGUI BATBAYAR" w:date="2026-10-25T01:18:00Z"/>
          <w:b/>
          <w:sz w:val="28"/>
          <w:szCs w:val="28"/>
          <w:rPrChange w:id="1258" w:author="NERGUI BATBAYAR" w:date="2026-10-25T22:46:00Z">
            <w:rPr>
              <w:del w:id="1259" w:author="NERGUI BATBAYAR" w:date="2026-10-25T01:18:00Z"/>
            </w:rPr>
          </w:rPrChange>
        </w:rPr>
      </w:pPr>
    </w:p>
    <w:p w14:paraId="1A93EDE2" w14:textId="076CF73F" w:rsidR="0051184F" w:rsidRPr="002174B9" w:rsidDel="0059247D" w:rsidRDefault="0051184F">
      <w:pPr>
        <w:rPr>
          <w:del w:id="1260" w:author="NERGUI BATBAYAR" w:date="2026-10-25T01:18:00Z"/>
          <w:b/>
          <w:sz w:val="28"/>
          <w:szCs w:val="28"/>
          <w:rPrChange w:id="1261" w:author="NERGUI BATBAYAR" w:date="2026-10-25T22:46:00Z">
            <w:rPr>
              <w:del w:id="1262" w:author="NERGUI BATBAYAR" w:date="2026-10-25T01:18:00Z"/>
            </w:rPr>
          </w:rPrChange>
        </w:rPr>
      </w:pPr>
    </w:p>
    <w:p w14:paraId="3819B4D8" w14:textId="7A55D64B" w:rsidR="0051184F" w:rsidRPr="002174B9" w:rsidDel="0059247D" w:rsidRDefault="0051184F">
      <w:pPr>
        <w:rPr>
          <w:del w:id="1263" w:author="NERGUI BATBAYAR" w:date="2026-10-25T01:18:00Z"/>
          <w:b/>
          <w:sz w:val="28"/>
          <w:szCs w:val="28"/>
          <w:rPrChange w:id="1264" w:author="NERGUI BATBAYAR" w:date="2026-10-25T22:46:00Z">
            <w:rPr>
              <w:del w:id="1265" w:author="NERGUI BATBAYAR" w:date="2026-10-25T01:18:00Z"/>
            </w:rPr>
          </w:rPrChange>
        </w:rPr>
      </w:pPr>
    </w:p>
    <w:p w14:paraId="34DEF06A" w14:textId="56564179" w:rsidR="006C0D3E" w:rsidRPr="002174B9" w:rsidRDefault="00E73B14">
      <w:pPr>
        <w:pStyle w:val="Heading1"/>
        <w:numPr>
          <w:ilvl w:val="0"/>
          <w:numId w:val="0"/>
        </w:numPr>
        <w:rPr>
          <w:ins w:id="1266" w:author="NERGUI BATBAYAR" w:date="2026-10-24T10:42:00Z"/>
          <w:rFonts w:cs="Calibri"/>
          <w:b/>
          <w:sz w:val="28"/>
          <w:szCs w:val="28"/>
          <w:rPrChange w:id="1267" w:author="NERGUI BATBAYAR" w:date="2026-10-25T22:46:00Z">
            <w:rPr>
              <w:ins w:id="1268" w:author="NERGUI BATBAYAR" w:date="2026-10-24T10:42:00Z"/>
              <w:rFonts w:ascii="Times New Roman" w:hAnsi="Times New Roman" w:cs="Times New Roman"/>
              <w:b/>
              <w:sz w:val="28"/>
              <w:szCs w:val="28"/>
            </w:rPr>
          </w:rPrChange>
        </w:rPr>
        <w:pPrChange w:id="1269" w:author="NERGUI BATBAYAR" w:date="2026-10-25T11:36:00Z">
          <w:pPr>
            <w:pStyle w:val="Heading1"/>
          </w:pPr>
        </w:pPrChange>
      </w:pPr>
      <w:bookmarkStart w:id="1270" w:name="_heading=h.2et92p0" w:colFirst="0" w:colLast="0"/>
      <w:bookmarkEnd w:id="1270"/>
      <w:r w:rsidRPr="002174B9">
        <w:rPr>
          <w:rFonts w:cs="Calibri"/>
          <w:b/>
          <w:sz w:val="28"/>
          <w:szCs w:val="28"/>
          <w:rPrChange w:id="1271" w:author="NERGUI BATBAYAR" w:date="2026-10-25T22:46:00Z">
            <w:rPr/>
          </w:rPrChange>
        </w:rPr>
        <w:t>References</w:t>
      </w:r>
    </w:p>
    <w:p w14:paraId="463D329D" w14:textId="0BB7F705" w:rsidR="00B01D35" w:rsidRDefault="00B01D35">
      <w:pPr>
        <w:jc w:val="both"/>
        <w:rPr>
          <w:ins w:id="1272" w:author="NERGUI BATBAYAR" w:date="2026-10-26T01:32:00Z"/>
          <w:rFonts w:ascii="Times New Roman" w:hAnsi="Times New Roman" w:cs="Times New Roman"/>
          <w:sz w:val="24"/>
          <w:szCs w:val="24"/>
        </w:rPr>
      </w:pPr>
      <w:ins w:id="1273" w:author="NERGUI BATBAYAR" w:date="2026-10-24T10:42:00Z">
        <w:r w:rsidRPr="006B6DB1">
          <w:rPr>
            <w:rFonts w:ascii="Times New Roman" w:hAnsi="Times New Roman" w:cs="Times New Roman"/>
            <w:sz w:val="24"/>
            <w:szCs w:val="24"/>
            <w:rPrChange w:id="1274" w:author="NERGUI BATBAYAR" w:date="2026-10-24T10:53:00Z">
              <w:rPr>
                <w:rFonts w:eastAsiaTheme="majorEastAsia" w:cstheme="majorBidi"/>
                <w:color w:val="3A3A3A" w:themeColor="background2" w:themeShade="40"/>
                <w:spacing w:val="-10"/>
                <w:kern w:val="28"/>
                <w:sz w:val="40"/>
                <w:szCs w:val="40"/>
              </w:rPr>
            </w:rPrChange>
          </w:rPr>
          <w:t xml:space="preserve">Recruit </w:t>
        </w:r>
      </w:ins>
      <w:ins w:id="1275" w:author="NERGUI BATBAYAR" w:date="2026-10-24T10:43:00Z">
        <w:r w:rsidRPr="006B6DB1">
          <w:rPr>
            <w:rFonts w:ascii="Times New Roman" w:hAnsi="Times New Roman" w:cs="Times New Roman"/>
            <w:sz w:val="24"/>
            <w:szCs w:val="24"/>
            <w:rPrChange w:id="1276" w:author="NERGUI BATBAYAR" w:date="2026-10-24T10:53:00Z">
              <w:rPr>
                <w:rFonts w:eastAsiaTheme="majorEastAsia" w:cstheme="majorBidi"/>
                <w:color w:val="3A3A3A" w:themeColor="background2" w:themeShade="40"/>
                <w:spacing w:val="-10"/>
                <w:kern w:val="28"/>
                <w:sz w:val="40"/>
                <w:szCs w:val="40"/>
              </w:rPr>
            </w:rPrChange>
          </w:rPr>
          <w:t xml:space="preserve">Holding (2017a) Recruit Restaurant Visitor </w:t>
        </w:r>
      </w:ins>
      <w:ins w:id="1277" w:author="NERGUI BATBAYAR" w:date="2026-10-24T10:44:00Z">
        <w:r w:rsidRPr="006B6DB1">
          <w:rPr>
            <w:rFonts w:ascii="Times New Roman" w:hAnsi="Times New Roman" w:cs="Times New Roman"/>
            <w:sz w:val="24"/>
            <w:szCs w:val="24"/>
            <w:rPrChange w:id="1278" w:author="NERGUI BATBAYAR" w:date="2026-10-24T10:53:00Z">
              <w:rPr>
                <w:rFonts w:eastAsiaTheme="majorEastAsia" w:cstheme="majorBidi"/>
                <w:color w:val="3A3A3A" w:themeColor="background2" w:themeShade="40"/>
                <w:spacing w:val="-10"/>
                <w:kern w:val="28"/>
                <w:sz w:val="40"/>
                <w:szCs w:val="40"/>
              </w:rPr>
            </w:rPrChange>
          </w:rPr>
          <w:t>Forecasting: Data. Kaggle. Available at:</w:t>
        </w:r>
      </w:ins>
      <w:ins w:id="1279" w:author="NERGUI BATBAYAR" w:date="2026-10-24T10:43:00Z">
        <w:r w:rsidRPr="006B6DB1">
          <w:rPr>
            <w:rFonts w:ascii="Times New Roman" w:hAnsi="Times New Roman" w:cs="Times New Roman"/>
            <w:sz w:val="24"/>
            <w:szCs w:val="24"/>
            <w:rPrChange w:id="1280" w:author="NERGUI BATBAYAR" w:date="2026-10-24T10:53:00Z">
              <w:rPr>
                <w:rFonts w:eastAsiaTheme="majorEastAsia" w:cstheme="majorBidi"/>
                <w:color w:val="3A3A3A" w:themeColor="background2" w:themeShade="40"/>
                <w:spacing w:val="-10"/>
                <w:kern w:val="28"/>
                <w:sz w:val="40"/>
                <w:szCs w:val="40"/>
              </w:rPr>
            </w:rPrChange>
          </w:rPr>
          <w:t xml:space="preserve"> </w:t>
        </w:r>
      </w:ins>
      <w:ins w:id="1281" w:author="NERGUI BATBAYAR" w:date="2026-10-24T10:53:00Z">
        <w:r w:rsidR="006B6DB1" w:rsidRPr="006B6DB1">
          <w:rPr>
            <w:rFonts w:ascii="Times New Roman" w:hAnsi="Times New Roman" w:cs="Times New Roman"/>
            <w:sz w:val="24"/>
            <w:szCs w:val="24"/>
            <w:rPrChange w:id="1282" w:author="NERGUI BATBAYAR" w:date="2026-10-24T10:53:00Z">
              <w:rPr>
                <w:rFonts w:eastAsiaTheme="majorEastAsia" w:cstheme="majorBidi"/>
                <w:color w:val="3A3A3A" w:themeColor="background2" w:themeShade="40"/>
                <w:spacing w:val="-10"/>
                <w:kern w:val="28"/>
                <w:sz w:val="40"/>
                <w:szCs w:val="40"/>
              </w:rPr>
            </w:rPrChange>
          </w:rPr>
          <w:fldChar w:fldCharType="begin"/>
        </w:r>
        <w:r w:rsidR="006B6DB1" w:rsidRPr="006B6DB1">
          <w:rPr>
            <w:rFonts w:ascii="Times New Roman" w:hAnsi="Times New Roman" w:cs="Times New Roman"/>
            <w:sz w:val="24"/>
            <w:szCs w:val="24"/>
            <w:rPrChange w:id="1283" w:author="NERGUI BATBAYAR" w:date="2026-10-24T10:53:00Z">
              <w:rPr>
                <w:rFonts w:eastAsiaTheme="majorEastAsia" w:cstheme="majorBidi"/>
                <w:color w:val="3A3A3A" w:themeColor="background2" w:themeShade="40"/>
                <w:spacing w:val="-10"/>
                <w:kern w:val="28"/>
                <w:sz w:val="40"/>
                <w:szCs w:val="40"/>
              </w:rPr>
            </w:rPrChange>
          </w:rPr>
          <w:instrText>HYPERLINK "</w:instrText>
        </w:r>
      </w:ins>
      <w:ins w:id="1284" w:author="NERGUI BATBAYAR" w:date="2026-10-24T10:49:00Z">
        <w:r w:rsidR="006B6DB1" w:rsidRPr="006B6DB1">
          <w:rPr>
            <w:rFonts w:ascii="Times New Roman" w:hAnsi="Times New Roman" w:cs="Times New Roman"/>
            <w:sz w:val="24"/>
            <w:szCs w:val="24"/>
            <w:rPrChange w:id="1285" w:author="NERGUI BATBAYAR" w:date="2026-10-24T10:53:00Z">
              <w:rPr>
                <w:rStyle w:val="Hyperlink"/>
                <w:rFonts w:eastAsiaTheme="majorEastAsia" w:cstheme="majorBidi"/>
                <w:spacing w:val="-10"/>
                <w:kern w:val="28"/>
                <w:sz w:val="40"/>
                <w:szCs w:val="40"/>
              </w:rPr>
            </w:rPrChange>
          </w:rPr>
          <w:instrText>http://ww</w:instrText>
        </w:r>
      </w:ins>
      <w:ins w:id="1286" w:author="NERGUI BATBAYAR" w:date="2026-10-24T10:50:00Z">
        <w:r w:rsidR="006B6DB1" w:rsidRPr="006B6DB1">
          <w:rPr>
            <w:rFonts w:ascii="Times New Roman" w:hAnsi="Times New Roman" w:cs="Times New Roman"/>
            <w:sz w:val="24"/>
            <w:szCs w:val="24"/>
            <w:rPrChange w:id="1287" w:author="NERGUI BATBAYAR" w:date="2026-10-24T10:53:00Z">
              <w:rPr>
                <w:rStyle w:val="Hyperlink"/>
                <w:rFonts w:eastAsiaTheme="majorEastAsia" w:cstheme="majorBidi"/>
                <w:spacing w:val="-10"/>
                <w:kern w:val="28"/>
                <w:sz w:val="40"/>
                <w:szCs w:val="40"/>
              </w:rPr>
            </w:rPrChange>
          </w:rPr>
          <w:instrText>w.kaggle</w:instrText>
        </w:r>
        <w:r w:rsidR="006B6DB1" w:rsidRPr="006B6DB1">
          <w:rPr>
            <w:rFonts w:ascii="Times New Roman" w:hAnsi="Times New Roman" w:cs="Times New Roman"/>
            <w:sz w:val="24"/>
            <w:szCs w:val="24"/>
            <w:rPrChange w:id="1288" w:author="NERGUI BATBAYAR" w:date="2026-10-24T10:53:00Z">
              <w:rPr>
                <w:rFonts w:eastAsiaTheme="majorEastAsia" w:cstheme="majorBidi"/>
                <w:color w:val="3A3A3A" w:themeColor="background2" w:themeShade="40"/>
                <w:spacing w:val="-10"/>
                <w:kern w:val="28"/>
                <w:sz w:val="40"/>
                <w:szCs w:val="40"/>
              </w:rPr>
            </w:rPrChange>
          </w:rPr>
          <w:instrText>.com/competitions/recruit-restaurant-</w:instrText>
        </w:r>
      </w:ins>
      <w:ins w:id="1289" w:author="NERGUI BATBAYAR" w:date="2026-10-24T10:51:00Z">
        <w:r w:rsidR="006B6DB1" w:rsidRPr="006B6DB1">
          <w:rPr>
            <w:rFonts w:ascii="Times New Roman" w:hAnsi="Times New Roman" w:cs="Times New Roman"/>
            <w:sz w:val="24"/>
            <w:szCs w:val="24"/>
            <w:rPrChange w:id="1290" w:author="NERGUI BATBAYAR" w:date="2026-10-24T10:53:00Z">
              <w:rPr>
                <w:rFonts w:eastAsiaTheme="majorEastAsia" w:cstheme="majorBidi"/>
                <w:color w:val="3A3A3A" w:themeColor="background2" w:themeShade="40"/>
                <w:spacing w:val="-10"/>
                <w:kern w:val="28"/>
                <w:sz w:val="40"/>
                <w:szCs w:val="40"/>
              </w:rPr>
            </w:rPrChange>
          </w:rPr>
          <w:instrText>visitor-forcasting/data</w:instrText>
        </w:r>
      </w:ins>
      <w:ins w:id="1291" w:author="NERGUI BATBAYAR" w:date="2026-10-24T10:53:00Z">
        <w:r w:rsidR="006B6DB1" w:rsidRPr="006B6DB1">
          <w:rPr>
            <w:rFonts w:ascii="Times New Roman" w:hAnsi="Times New Roman" w:cs="Times New Roman"/>
            <w:sz w:val="24"/>
            <w:szCs w:val="24"/>
            <w:rPrChange w:id="1292" w:author="NERGUI BATBAYAR" w:date="2026-10-24T10:53:00Z">
              <w:rPr>
                <w:rFonts w:eastAsiaTheme="majorEastAsia" w:cstheme="majorBidi"/>
                <w:color w:val="3A3A3A" w:themeColor="background2" w:themeShade="40"/>
                <w:spacing w:val="-10"/>
                <w:kern w:val="28"/>
                <w:sz w:val="40"/>
                <w:szCs w:val="40"/>
              </w:rPr>
            </w:rPrChange>
          </w:rPr>
          <w:instrText>"</w:instrText>
        </w:r>
        <w:r w:rsidR="006B6DB1" w:rsidRPr="007519D3">
          <w:rPr>
            <w:rFonts w:ascii="Times New Roman" w:hAnsi="Times New Roman" w:cs="Times New Roman"/>
            <w:sz w:val="24"/>
            <w:szCs w:val="24"/>
          </w:rPr>
        </w:r>
        <w:r w:rsidR="006B6DB1" w:rsidRPr="006B6DB1">
          <w:rPr>
            <w:rFonts w:ascii="Times New Roman" w:hAnsi="Times New Roman" w:cs="Times New Roman"/>
            <w:sz w:val="24"/>
            <w:szCs w:val="24"/>
            <w:rPrChange w:id="1293" w:author="NERGUI BATBAYAR" w:date="2026-10-24T10:53:00Z">
              <w:rPr>
                <w:rFonts w:eastAsiaTheme="majorEastAsia" w:cstheme="majorBidi"/>
                <w:color w:val="3A3A3A" w:themeColor="background2" w:themeShade="40"/>
                <w:spacing w:val="-10"/>
                <w:kern w:val="28"/>
                <w:sz w:val="40"/>
                <w:szCs w:val="40"/>
              </w:rPr>
            </w:rPrChange>
          </w:rPr>
          <w:fldChar w:fldCharType="separate"/>
        </w:r>
      </w:ins>
      <w:ins w:id="1294" w:author="NERGUI BATBAYAR" w:date="2026-10-24T10:49:00Z">
        <w:r w:rsidR="006B6DB1" w:rsidRPr="006B6DB1">
          <w:rPr>
            <w:rStyle w:val="Hyperlink"/>
            <w:rFonts w:ascii="Times New Roman" w:hAnsi="Times New Roman" w:cs="Times New Roman"/>
            <w:sz w:val="24"/>
            <w:szCs w:val="24"/>
            <w:rPrChange w:id="1295" w:author="NERGUI BATBAYAR" w:date="2026-10-24T10:53:00Z">
              <w:rPr>
                <w:rStyle w:val="Hyperlink"/>
                <w:rFonts w:eastAsiaTheme="majorEastAsia" w:cstheme="majorBidi"/>
                <w:spacing w:val="-10"/>
                <w:kern w:val="28"/>
                <w:sz w:val="40"/>
                <w:szCs w:val="40"/>
              </w:rPr>
            </w:rPrChange>
          </w:rPr>
          <w:t>http://ww</w:t>
        </w:r>
      </w:ins>
      <w:ins w:id="1296" w:author="NERGUI BATBAYAR" w:date="2026-10-24T10:50:00Z">
        <w:r w:rsidR="006B6DB1" w:rsidRPr="006B6DB1">
          <w:rPr>
            <w:rStyle w:val="Hyperlink"/>
            <w:rFonts w:ascii="Times New Roman" w:hAnsi="Times New Roman" w:cs="Times New Roman"/>
            <w:sz w:val="24"/>
            <w:szCs w:val="24"/>
            <w:rPrChange w:id="1297" w:author="NERGUI BATBAYAR" w:date="2026-10-24T10:53:00Z">
              <w:rPr>
                <w:rStyle w:val="Hyperlink"/>
                <w:rFonts w:eastAsiaTheme="majorEastAsia" w:cstheme="majorBidi"/>
                <w:spacing w:val="-10"/>
                <w:kern w:val="28"/>
                <w:sz w:val="40"/>
                <w:szCs w:val="40"/>
              </w:rPr>
            </w:rPrChange>
          </w:rPr>
          <w:t>w.kaggle.com/competitions/recruit-restaurant-</w:t>
        </w:r>
      </w:ins>
      <w:ins w:id="1298" w:author="NERGUI BATBAYAR" w:date="2026-10-24T10:51:00Z">
        <w:r w:rsidR="006B6DB1" w:rsidRPr="006B6DB1">
          <w:rPr>
            <w:rStyle w:val="Hyperlink"/>
            <w:rFonts w:ascii="Times New Roman" w:hAnsi="Times New Roman" w:cs="Times New Roman"/>
            <w:sz w:val="24"/>
            <w:szCs w:val="24"/>
            <w:rPrChange w:id="1299" w:author="NERGUI BATBAYAR" w:date="2026-10-24T10:53:00Z">
              <w:rPr>
                <w:rStyle w:val="Hyperlink"/>
                <w:rFonts w:eastAsiaTheme="majorEastAsia" w:cstheme="majorBidi"/>
                <w:spacing w:val="-10"/>
                <w:kern w:val="28"/>
                <w:sz w:val="40"/>
                <w:szCs w:val="40"/>
              </w:rPr>
            </w:rPrChange>
          </w:rPr>
          <w:t>visitor-forcasting/data</w:t>
        </w:r>
      </w:ins>
      <w:ins w:id="1300" w:author="NERGUI BATBAYAR" w:date="2026-10-24T10:53:00Z">
        <w:r w:rsidR="006B6DB1" w:rsidRPr="006B6DB1">
          <w:rPr>
            <w:rFonts w:ascii="Times New Roman" w:hAnsi="Times New Roman" w:cs="Times New Roman"/>
            <w:sz w:val="24"/>
            <w:szCs w:val="24"/>
            <w:rPrChange w:id="1301" w:author="NERGUI BATBAYAR" w:date="2026-10-24T10:53:00Z">
              <w:rPr>
                <w:rFonts w:eastAsiaTheme="majorEastAsia" w:cstheme="majorBidi"/>
                <w:color w:val="3A3A3A" w:themeColor="background2" w:themeShade="40"/>
                <w:spacing w:val="-10"/>
                <w:kern w:val="28"/>
                <w:sz w:val="40"/>
                <w:szCs w:val="40"/>
              </w:rPr>
            </w:rPrChange>
          </w:rPr>
          <w:fldChar w:fldCharType="end"/>
        </w:r>
      </w:ins>
      <w:ins w:id="1302" w:author="NERGUI BATBAYAR" w:date="2026-10-24T10:57:00Z">
        <w:r w:rsidR="00D9366C">
          <w:rPr>
            <w:rFonts w:ascii="Times New Roman" w:hAnsi="Times New Roman" w:cs="Times New Roman"/>
            <w:sz w:val="24"/>
            <w:szCs w:val="24"/>
          </w:rPr>
          <w:t xml:space="preserve"> </w:t>
        </w:r>
      </w:ins>
      <w:ins w:id="1303" w:author="NERGUI BATBAYAR" w:date="2026-10-24T10:53:00Z">
        <w:r w:rsidR="006B6DB1" w:rsidRPr="006B6DB1">
          <w:rPr>
            <w:rFonts w:ascii="Times New Roman" w:hAnsi="Times New Roman" w:cs="Times New Roman"/>
            <w:sz w:val="24"/>
            <w:szCs w:val="24"/>
          </w:rPr>
          <w:t>(Accessed:</w:t>
        </w:r>
      </w:ins>
      <w:ins w:id="1304" w:author="NERGUI BATBAYAR" w:date="2026-10-24T10:56:00Z">
        <w:r w:rsidR="006B6DB1">
          <w:rPr>
            <w:rFonts w:ascii="Times New Roman" w:hAnsi="Times New Roman" w:cs="Times New Roman"/>
            <w:sz w:val="24"/>
            <w:szCs w:val="24"/>
          </w:rPr>
          <w:t>23</w:t>
        </w:r>
      </w:ins>
      <w:ins w:id="1305" w:author="NERGUI BATBAYAR" w:date="2026-10-24T10:53:00Z">
        <w:r w:rsidR="006B6DB1" w:rsidRPr="006B6DB1">
          <w:rPr>
            <w:rFonts w:ascii="Times New Roman" w:hAnsi="Times New Roman" w:cs="Times New Roman"/>
            <w:sz w:val="24"/>
            <w:szCs w:val="24"/>
          </w:rPr>
          <w:t xml:space="preserve"> October 2026)</w:t>
        </w:r>
      </w:ins>
      <w:ins w:id="1306" w:author="NERGUI BATBAYAR" w:date="2026-10-26T01:32:00Z">
        <w:r w:rsidR="00A44EBC">
          <w:rPr>
            <w:rFonts w:ascii="Times New Roman" w:hAnsi="Times New Roman" w:cs="Times New Roman"/>
            <w:sz w:val="24"/>
            <w:szCs w:val="24"/>
          </w:rPr>
          <w:t xml:space="preserve"> </w:t>
        </w:r>
      </w:ins>
    </w:p>
    <w:p w14:paraId="61C3B515" w14:textId="77777777" w:rsidR="005A1BF3" w:rsidRPr="0006587B" w:rsidRDefault="005A1BF3" w:rsidP="005A1BF3">
      <w:pPr>
        <w:jc w:val="both"/>
        <w:rPr>
          <w:ins w:id="1307" w:author="NERGUI BATBAYAR" w:date="2026-10-26T01:35:00Z"/>
          <w:rFonts w:ascii="Times New Roman" w:hAnsi="Times New Roman" w:cs="Times New Roman"/>
          <w:sz w:val="24"/>
          <w:szCs w:val="24"/>
        </w:rPr>
      </w:pPr>
      <w:ins w:id="1308" w:author="NERGUI BATBAYAR" w:date="2026-10-26T01:35:00Z">
        <w:r w:rsidRPr="0006587B">
          <w:rPr>
            <w:rFonts w:ascii="Times New Roman" w:hAnsi="Times New Roman" w:cs="Times New Roman"/>
            <w:sz w:val="24"/>
            <w:szCs w:val="24"/>
          </w:rPr>
          <w:t>Tanizaki, T., Hoshino, T.,</w:t>
        </w:r>
        <w:r>
          <w:rPr>
            <w:rFonts w:ascii="Times New Roman" w:hAnsi="Times New Roman" w:cs="Times New Roman"/>
            <w:sz w:val="24"/>
            <w:szCs w:val="24"/>
          </w:rPr>
          <w:t xml:space="preserve"> </w:t>
        </w:r>
        <w:r w:rsidRPr="0006587B">
          <w:rPr>
            <w:rFonts w:ascii="Times New Roman" w:hAnsi="Times New Roman" w:cs="Times New Roman"/>
            <w:sz w:val="24"/>
            <w:szCs w:val="24"/>
          </w:rPr>
          <w:t>S</w:t>
        </w:r>
        <w:r>
          <w:rPr>
            <w:rFonts w:ascii="Times New Roman" w:hAnsi="Times New Roman" w:cs="Times New Roman"/>
            <w:sz w:val="24"/>
            <w:szCs w:val="24"/>
          </w:rPr>
          <w:t>hi</w:t>
        </w:r>
        <w:r w:rsidRPr="0006587B">
          <w:rPr>
            <w:rFonts w:ascii="Times New Roman" w:hAnsi="Times New Roman" w:cs="Times New Roman"/>
            <w:sz w:val="24"/>
            <w:szCs w:val="24"/>
          </w:rPr>
          <w:t>mura, T., and Takenaka, T. (2019) ‘Demand forecasting in restaurants using machine learning and statistical analysis’, Procedia CIRP, 79, pp 679-683</w:t>
        </w:r>
        <w:r>
          <w:rPr>
            <w:rFonts w:ascii="Times New Roman" w:hAnsi="Times New Roman" w:cs="Times New Roman"/>
            <w:sz w:val="24"/>
            <w:szCs w:val="24"/>
          </w:rPr>
          <w:t xml:space="preserve"> </w:t>
        </w:r>
        <w:r w:rsidRPr="0006587B">
          <w:rPr>
            <w:rFonts w:ascii="Times New Roman" w:hAnsi="Times New Roman" w:cs="Times New Roman"/>
            <w:sz w:val="24"/>
            <w:szCs w:val="24"/>
          </w:rPr>
          <w:t>Available at:</w:t>
        </w:r>
        <w:r>
          <w:rPr>
            <w:rFonts w:ascii="Times New Roman" w:hAnsi="Times New Roman" w:cs="Times New Roman"/>
            <w:sz w:val="24"/>
            <w:szCs w:val="24"/>
          </w:rPr>
          <w:t xml:space="preserve"> </w:t>
        </w:r>
        <w:r w:rsidRPr="0006587B">
          <w:rPr>
            <w:rFonts w:ascii="Times New Roman" w:hAnsi="Times New Roman" w:cs="Times New Roman"/>
            <w:sz w:val="24"/>
            <w:szCs w:val="24"/>
          </w:rPr>
          <w:fldChar w:fldCharType="begin"/>
        </w:r>
        <w:r w:rsidRPr="0006587B">
          <w:rPr>
            <w:rFonts w:ascii="Times New Roman" w:hAnsi="Times New Roman" w:cs="Times New Roman"/>
            <w:sz w:val="24"/>
            <w:szCs w:val="24"/>
          </w:rPr>
          <w:instrText>HYPERLINK "http://doi.org/10.1016/j.procir.2019.02.042"</w:instrText>
        </w:r>
        <w:r w:rsidRPr="001A49EF">
          <w:rPr>
            <w:rFonts w:ascii="Times New Roman" w:hAnsi="Times New Roman" w:cs="Times New Roman"/>
            <w:sz w:val="24"/>
            <w:szCs w:val="24"/>
          </w:rPr>
        </w:r>
        <w:r w:rsidRPr="0006587B">
          <w:rPr>
            <w:rFonts w:ascii="Times New Roman" w:hAnsi="Times New Roman" w:cs="Times New Roman"/>
            <w:sz w:val="24"/>
            <w:szCs w:val="24"/>
          </w:rPr>
          <w:fldChar w:fldCharType="separate"/>
        </w:r>
        <w:r w:rsidRPr="0006587B">
          <w:rPr>
            <w:rStyle w:val="Hyperlink"/>
            <w:rFonts w:ascii="Times New Roman" w:hAnsi="Times New Roman" w:cs="Times New Roman"/>
            <w:sz w:val="24"/>
            <w:szCs w:val="24"/>
          </w:rPr>
          <w:t>http://doi.org/10.1016/j.procir.2019.02.042</w:t>
        </w:r>
        <w:r w:rsidRPr="0006587B">
          <w:rPr>
            <w:rFonts w:ascii="Times New Roman" w:hAnsi="Times New Roman" w:cs="Times New Roman"/>
            <w:sz w:val="24"/>
            <w:szCs w:val="24"/>
          </w:rPr>
          <w:fldChar w:fldCharType="end"/>
        </w:r>
        <w:r>
          <w:rPr>
            <w:rFonts w:ascii="Times New Roman" w:hAnsi="Times New Roman" w:cs="Times New Roman"/>
            <w:sz w:val="24"/>
            <w:szCs w:val="24"/>
          </w:rPr>
          <w:t xml:space="preserve"> , </w:t>
        </w:r>
        <w:r w:rsidRPr="0006587B">
          <w:rPr>
            <w:rFonts w:ascii="Times New Roman" w:hAnsi="Times New Roman" w:cs="Times New Roman"/>
            <w:sz w:val="24"/>
            <w:szCs w:val="24"/>
          </w:rPr>
          <w:t>(Accessed:</w:t>
        </w:r>
        <w:r>
          <w:rPr>
            <w:rFonts w:ascii="Times New Roman" w:hAnsi="Times New Roman" w:cs="Times New Roman"/>
            <w:sz w:val="24"/>
            <w:szCs w:val="24"/>
          </w:rPr>
          <w:t xml:space="preserve"> </w:t>
        </w:r>
        <w:r w:rsidRPr="0006587B">
          <w:rPr>
            <w:rFonts w:ascii="Times New Roman" w:hAnsi="Times New Roman" w:cs="Times New Roman"/>
            <w:sz w:val="24"/>
            <w:szCs w:val="24"/>
          </w:rPr>
          <w:t xml:space="preserve">24 </w:t>
        </w:r>
        <w:r>
          <w:rPr>
            <w:rFonts w:ascii="Times New Roman" w:hAnsi="Times New Roman" w:cs="Times New Roman"/>
            <w:sz w:val="24"/>
            <w:szCs w:val="24"/>
          </w:rPr>
          <w:t>O</w:t>
        </w:r>
        <w:r w:rsidRPr="0006587B">
          <w:rPr>
            <w:rFonts w:ascii="Times New Roman" w:hAnsi="Times New Roman" w:cs="Times New Roman"/>
            <w:sz w:val="24"/>
            <w:szCs w:val="24"/>
          </w:rPr>
          <w:t>ctober 2026)</w:t>
        </w:r>
      </w:ins>
    </w:p>
    <w:p w14:paraId="7C2AC750" w14:textId="57AB5EBF" w:rsidR="00693176" w:rsidRPr="009C3A95" w:rsidDel="00D452D4" w:rsidRDefault="00693176">
      <w:pPr>
        <w:pStyle w:val="Heading1"/>
        <w:numPr>
          <w:ilvl w:val="0"/>
          <w:numId w:val="0"/>
        </w:numPr>
        <w:rPr>
          <w:del w:id="1309" w:author="NERGUI BATBAYAR" w:date="2026-10-26T00:40:00Z"/>
          <w:rFonts w:ascii="Times New Roman" w:eastAsia="Calibri" w:hAnsi="Times New Roman" w:cs="Times New Roman"/>
          <w:color w:val="auto"/>
          <w:spacing w:val="0"/>
          <w:kern w:val="0"/>
          <w:sz w:val="24"/>
          <w:szCs w:val="24"/>
        </w:rPr>
      </w:pPr>
    </w:p>
    <w:p w14:paraId="01056A1A" w14:textId="1C0648BC" w:rsidR="0051184F" w:rsidRPr="009C3A95" w:rsidDel="002174B9" w:rsidRDefault="0051184F">
      <w:pPr>
        <w:rPr>
          <w:del w:id="1310" w:author="NERGUI BATBAYAR" w:date="2026-10-25T22:45:00Z"/>
          <w:rFonts w:ascii="Times New Roman" w:hAnsi="Times New Roman" w:cs="Times New Roman"/>
          <w:b/>
          <w:bCs/>
          <w:sz w:val="24"/>
          <w:szCs w:val="24"/>
          <w:rPrChange w:id="1311" w:author="NERGUI BATBAYAR" w:date="2026-10-26T01:41:00Z">
            <w:rPr>
              <w:del w:id="1312" w:author="NERGUI BATBAYAR" w:date="2026-10-25T22:45:00Z"/>
            </w:rPr>
          </w:rPrChange>
        </w:rPr>
      </w:pPr>
    </w:p>
    <w:p w14:paraId="47C41C45" w14:textId="6CF912BF" w:rsidR="0051184F" w:rsidRPr="009C3A95" w:rsidDel="00693176" w:rsidRDefault="00693176">
      <w:pPr>
        <w:rPr>
          <w:del w:id="1313" w:author="NERGUI BATBAYAR" w:date="2026-10-24T03:04:00Z"/>
          <w:b/>
          <w:bCs/>
          <w:sz w:val="28"/>
          <w:szCs w:val="28"/>
          <w:rPrChange w:id="1314" w:author="NERGUI BATBAYAR" w:date="2026-10-26T01:41:00Z">
            <w:rPr>
              <w:del w:id="1315" w:author="NERGUI BATBAYAR" w:date="2026-10-24T03:04:00Z"/>
              <w:color w:val="FF0000"/>
            </w:rPr>
          </w:rPrChange>
        </w:rPr>
      </w:pPr>
      <w:ins w:id="1316" w:author="NERGUI BATBAYAR" w:date="2026-10-24T03:04:00Z">
        <w:r w:rsidRPr="009C3A95">
          <w:rPr>
            <w:rFonts w:ascii="Segoe UI Historic" w:hAnsi="Segoe UI Historic" w:cs="Segoe UI Historic"/>
            <w:b/>
            <w:bCs/>
            <w:color w:val="FFFFFF"/>
            <w:sz w:val="24"/>
            <w:szCs w:val="24"/>
            <w:shd w:val="clear" w:color="auto" w:fill="FFFFFF"/>
            <w:rPrChange w:id="1317" w:author="NERGUI BATBAYAR" w:date="2026-10-26T01:41:00Z">
              <w:rPr>
                <w:rFonts w:ascii="Segoe UI Historic" w:hAnsi="Segoe UI Historic" w:cs="Segoe UI Historic"/>
                <w:color w:val="FFFFFF"/>
                <w:sz w:val="23"/>
                <w:szCs w:val="23"/>
                <w:shd w:val="clear" w:color="auto" w:fill="FFFFFF"/>
              </w:rPr>
            </w:rPrChange>
          </w:rPr>
          <w:t xml:space="preserve"> </w:t>
        </w:r>
      </w:ins>
      <w:del w:id="1318" w:author="NERGUI BATBAYAR" w:date="2026-10-24T03:04:00Z">
        <w:r w:rsidR="00E73B14" w:rsidRPr="009C3A95" w:rsidDel="00693176">
          <w:rPr>
            <w:b/>
            <w:bCs/>
            <w:sz w:val="28"/>
            <w:szCs w:val="28"/>
            <w:rPrChange w:id="1319" w:author="NERGUI BATBAYAR" w:date="2026-10-26T01:41:00Z">
              <w:rPr>
                <w:color w:val="FF0000"/>
              </w:rPr>
            </w:rPrChange>
          </w:rPr>
          <w:delText>Please list all the references you have used in your assignment alphabetically and in the Harvard style. You can find information on how to correctly reference in Harvard at this link: https://library.cct.ie/referencing/harvard</w:delText>
        </w:r>
      </w:del>
    </w:p>
    <w:p w14:paraId="497D5F14" w14:textId="2A511B0E" w:rsidR="0051184F" w:rsidRPr="009C3A95" w:rsidDel="002174B9" w:rsidRDefault="0051184F">
      <w:pPr>
        <w:rPr>
          <w:del w:id="1320" w:author="NERGUI BATBAYAR" w:date="2026-10-25T22:45:00Z"/>
          <w:b/>
          <w:bCs/>
          <w:sz w:val="28"/>
          <w:szCs w:val="28"/>
          <w:rPrChange w:id="1321" w:author="NERGUI BATBAYAR" w:date="2026-10-26T01:41:00Z">
            <w:rPr>
              <w:del w:id="1322" w:author="NERGUI BATBAYAR" w:date="2026-10-25T22:45:00Z"/>
            </w:rPr>
          </w:rPrChange>
        </w:rPr>
      </w:pPr>
    </w:p>
    <w:p w14:paraId="69B569AA" w14:textId="0487B0B2" w:rsidR="0051184F" w:rsidRPr="009C3A95" w:rsidDel="002174B9" w:rsidRDefault="0051184F">
      <w:pPr>
        <w:rPr>
          <w:del w:id="1323" w:author="NERGUI BATBAYAR" w:date="2026-10-25T22:45:00Z"/>
          <w:b/>
          <w:bCs/>
          <w:sz w:val="28"/>
          <w:szCs w:val="28"/>
          <w:rPrChange w:id="1324" w:author="NERGUI BATBAYAR" w:date="2026-10-26T01:41:00Z">
            <w:rPr>
              <w:del w:id="1325" w:author="NERGUI BATBAYAR" w:date="2026-10-25T22:45:00Z"/>
            </w:rPr>
          </w:rPrChange>
        </w:rPr>
      </w:pPr>
    </w:p>
    <w:p w14:paraId="6FA39212" w14:textId="64925083" w:rsidR="0051184F" w:rsidRPr="009C3A95" w:rsidDel="002174B9" w:rsidRDefault="0051184F">
      <w:pPr>
        <w:rPr>
          <w:del w:id="1326" w:author="NERGUI BATBAYAR" w:date="2026-10-25T22:45:00Z"/>
          <w:b/>
          <w:bCs/>
          <w:sz w:val="28"/>
          <w:szCs w:val="28"/>
          <w:rPrChange w:id="1327" w:author="NERGUI BATBAYAR" w:date="2026-10-26T01:41:00Z">
            <w:rPr>
              <w:del w:id="1328" w:author="NERGUI BATBAYAR" w:date="2026-10-25T22:45:00Z"/>
            </w:rPr>
          </w:rPrChange>
        </w:rPr>
      </w:pPr>
    </w:p>
    <w:p w14:paraId="7127AB48" w14:textId="5C27A61A" w:rsidR="0051184F" w:rsidRPr="009C3A95" w:rsidDel="002174B9" w:rsidRDefault="0051184F">
      <w:pPr>
        <w:rPr>
          <w:del w:id="1329" w:author="NERGUI BATBAYAR" w:date="2026-10-25T22:45:00Z"/>
          <w:b/>
          <w:bCs/>
          <w:sz w:val="28"/>
          <w:szCs w:val="28"/>
          <w:rPrChange w:id="1330" w:author="NERGUI BATBAYAR" w:date="2026-10-26T01:41:00Z">
            <w:rPr>
              <w:del w:id="1331" w:author="NERGUI BATBAYAR" w:date="2026-10-25T22:45:00Z"/>
            </w:rPr>
          </w:rPrChange>
        </w:rPr>
      </w:pPr>
    </w:p>
    <w:p w14:paraId="19E2D4FB" w14:textId="781C1E97" w:rsidR="0051184F" w:rsidRPr="009C3A95" w:rsidDel="002174B9" w:rsidRDefault="0051184F">
      <w:pPr>
        <w:rPr>
          <w:del w:id="1332" w:author="NERGUI BATBAYAR" w:date="2026-10-25T22:45:00Z"/>
          <w:b/>
          <w:bCs/>
          <w:sz w:val="28"/>
          <w:szCs w:val="28"/>
          <w:rPrChange w:id="1333" w:author="NERGUI BATBAYAR" w:date="2026-10-26T01:41:00Z">
            <w:rPr>
              <w:del w:id="1334" w:author="NERGUI BATBAYAR" w:date="2026-10-25T22:45:00Z"/>
            </w:rPr>
          </w:rPrChange>
        </w:rPr>
      </w:pPr>
    </w:p>
    <w:p w14:paraId="2E116359" w14:textId="69CE7D51" w:rsidR="0051184F" w:rsidRPr="009C3A95" w:rsidDel="002174B9" w:rsidRDefault="0051184F">
      <w:pPr>
        <w:rPr>
          <w:del w:id="1335" w:author="NERGUI BATBAYAR" w:date="2026-10-25T22:45:00Z"/>
          <w:b/>
          <w:bCs/>
          <w:sz w:val="28"/>
          <w:szCs w:val="28"/>
          <w:rPrChange w:id="1336" w:author="NERGUI BATBAYAR" w:date="2026-10-26T01:41:00Z">
            <w:rPr>
              <w:del w:id="1337" w:author="NERGUI BATBAYAR" w:date="2026-10-25T22:45:00Z"/>
            </w:rPr>
          </w:rPrChange>
        </w:rPr>
      </w:pPr>
    </w:p>
    <w:p w14:paraId="6C1D0FB7" w14:textId="31AA6D02" w:rsidR="0051184F" w:rsidRPr="009C3A95" w:rsidDel="002174B9" w:rsidRDefault="0051184F">
      <w:pPr>
        <w:rPr>
          <w:del w:id="1338" w:author="NERGUI BATBAYAR" w:date="2026-10-25T22:45:00Z"/>
          <w:b/>
          <w:bCs/>
          <w:sz w:val="28"/>
          <w:szCs w:val="28"/>
          <w:rPrChange w:id="1339" w:author="NERGUI BATBAYAR" w:date="2026-10-26T01:41:00Z">
            <w:rPr>
              <w:del w:id="1340" w:author="NERGUI BATBAYAR" w:date="2026-10-25T22:45:00Z"/>
            </w:rPr>
          </w:rPrChange>
        </w:rPr>
      </w:pPr>
    </w:p>
    <w:p w14:paraId="31F0DD23" w14:textId="7224C4BC" w:rsidR="0051184F" w:rsidRPr="009C3A95" w:rsidDel="002174B9" w:rsidRDefault="0051184F">
      <w:pPr>
        <w:rPr>
          <w:del w:id="1341" w:author="NERGUI BATBAYAR" w:date="2026-10-25T22:45:00Z"/>
          <w:b/>
          <w:bCs/>
          <w:sz w:val="28"/>
          <w:szCs w:val="28"/>
          <w:rPrChange w:id="1342" w:author="NERGUI BATBAYAR" w:date="2026-10-26T01:41:00Z">
            <w:rPr>
              <w:del w:id="1343" w:author="NERGUI BATBAYAR" w:date="2026-10-25T22:45:00Z"/>
            </w:rPr>
          </w:rPrChange>
        </w:rPr>
      </w:pPr>
    </w:p>
    <w:p w14:paraId="006052B9" w14:textId="079C466E" w:rsidR="0051184F" w:rsidRPr="009C3A95" w:rsidDel="002174B9" w:rsidRDefault="0051184F">
      <w:pPr>
        <w:rPr>
          <w:del w:id="1344" w:author="NERGUI BATBAYAR" w:date="2026-10-25T22:45:00Z"/>
          <w:b/>
          <w:bCs/>
          <w:sz w:val="28"/>
          <w:szCs w:val="28"/>
          <w:rPrChange w:id="1345" w:author="NERGUI BATBAYAR" w:date="2026-10-26T01:41:00Z">
            <w:rPr>
              <w:del w:id="1346" w:author="NERGUI BATBAYAR" w:date="2026-10-25T22:45:00Z"/>
            </w:rPr>
          </w:rPrChange>
        </w:rPr>
      </w:pPr>
    </w:p>
    <w:p w14:paraId="0A522FDE" w14:textId="11468D41" w:rsidR="0051184F" w:rsidRPr="009C3A95" w:rsidDel="002174B9" w:rsidRDefault="0051184F">
      <w:pPr>
        <w:rPr>
          <w:del w:id="1347" w:author="NERGUI BATBAYAR" w:date="2026-10-25T22:45:00Z"/>
          <w:b/>
          <w:bCs/>
          <w:sz w:val="28"/>
          <w:szCs w:val="28"/>
          <w:rPrChange w:id="1348" w:author="NERGUI BATBAYAR" w:date="2026-10-26T01:41:00Z">
            <w:rPr>
              <w:del w:id="1349" w:author="NERGUI BATBAYAR" w:date="2026-10-25T22:45:00Z"/>
            </w:rPr>
          </w:rPrChange>
        </w:rPr>
      </w:pPr>
    </w:p>
    <w:p w14:paraId="0E031505" w14:textId="5AA5BF4B" w:rsidR="0051184F" w:rsidRPr="009C3A95" w:rsidDel="002174B9" w:rsidRDefault="0051184F">
      <w:pPr>
        <w:rPr>
          <w:del w:id="1350" w:author="NERGUI BATBAYAR" w:date="2026-10-25T22:45:00Z"/>
          <w:b/>
          <w:bCs/>
          <w:sz w:val="28"/>
          <w:szCs w:val="28"/>
          <w:rPrChange w:id="1351" w:author="NERGUI BATBAYAR" w:date="2026-10-26T01:41:00Z">
            <w:rPr>
              <w:del w:id="1352" w:author="NERGUI BATBAYAR" w:date="2026-10-25T22:45:00Z"/>
            </w:rPr>
          </w:rPrChange>
        </w:rPr>
      </w:pPr>
    </w:p>
    <w:p w14:paraId="274A199B" w14:textId="23A8816E" w:rsidR="0051184F" w:rsidRPr="009C3A95" w:rsidDel="002174B9" w:rsidRDefault="0051184F">
      <w:pPr>
        <w:rPr>
          <w:del w:id="1353" w:author="NERGUI BATBAYAR" w:date="2026-10-25T22:45:00Z"/>
          <w:b/>
          <w:bCs/>
          <w:sz w:val="28"/>
          <w:szCs w:val="28"/>
          <w:rPrChange w:id="1354" w:author="NERGUI BATBAYAR" w:date="2026-10-26T01:41:00Z">
            <w:rPr>
              <w:del w:id="1355" w:author="NERGUI BATBAYAR" w:date="2026-10-25T22:45:00Z"/>
            </w:rPr>
          </w:rPrChange>
        </w:rPr>
      </w:pPr>
    </w:p>
    <w:p w14:paraId="60C50DC2" w14:textId="127A22FE" w:rsidR="0051184F" w:rsidRPr="009C3A95" w:rsidDel="002174B9" w:rsidRDefault="0051184F">
      <w:pPr>
        <w:rPr>
          <w:del w:id="1356" w:author="NERGUI BATBAYAR" w:date="2026-10-25T22:45:00Z"/>
          <w:b/>
          <w:bCs/>
          <w:sz w:val="28"/>
          <w:szCs w:val="28"/>
          <w:rPrChange w:id="1357" w:author="NERGUI BATBAYAR" w:date="2026-10-26T01:41:00Z">
            <w:rPr>
              <w:del w:id="1358" w:author="NERGUI BATBAYAR" w:date="2026-10-25T22:45:00Z"/>
            </w:rPr>
          </w:rPrChange>
        </w:rPr>
      </w:pPr>
    </w:p>
    <w:p w14:paraId="02ADC7C0" w14:textId="729D2F6E" w:rsidR="0051184F" w:rsidRPr="009C3A95" w:rsidDel="002174B9" w:rsidRDefault="0051184F">
      <w:pPr>
        <w:rPr>
          <w:del w:id="1359" w:author="NERGUI BATBAYAR" w:date="2026-10-25T22:45:00Z"/>
          <w:b/>
          <w:bCs/>
          <w:sz w:val="28"/>
          <w:szCs w:val="28"/>
          <w:rPrChange w:id="1360" w:author="NERGUI BATBAYAR" w:date="2026-10-26T01:41:00Z">
            <w:rPr>
              <w:del w:id="1361" w:author="NERGUI BATBAYAR" w:date="2026-10-25T22:45:00Z"/>
            </w:rPr>
          </w:rPrChange>
        </w:rPr>
      </w:pPr>
    </w:p>
    <w:p w14:paraId="5FD4BAB5" w14:textId="276D1C19" w:rsidR="0051184F" w:rsidRPr="009C3A95" w:rsidDel="002174B9" w:rsidRDefault="0051184F">
      <w:pPr>
        <w:rPr>
          <w:del w:id="1362" w:author="NERGUI BATBAYAR" w:date="2026-10-25T22:45:00Z"/>
          <w:b/>
          <w:bCs/>
          <w:sz w:val="28"/>
          <w:szCs w:val="28"/>
          <w:rPrChange w:id="1363" w:author="NERGUI BATBAYAR" w:date="2026-10-26T01:41:00Z">
            <w:rPr>
              <w:del w:id="1364" w:author="NERGUI BATBAYAR" w:date="2026-10-25T22:45:00Z"/>
            </w:rPr>
          </w:rPrChange>
        </w:rPr>
      </w:pPr>
    </w:p>
    <w:p w14:paraId="7F0BA72A" w14:textId="1FDBBDA8" w:rsidR="0051184F" w:rsidRPr="009C3A95" w:rsidDel="002174B9" w:rsidRDefault="0051184F">
      <w:pPr>
        <w:rPr>
          <w:del w:id="1365" w:author="NERGUI BATBAYAR" w:date="2026-10-25T22:45:00Z"/>
          <w:b/>
          <w:bCs/>
          <w:sz w:val="28"/>
          <w:szCs w:val="28"/>
          <w:rPrChange w:id="1366" w:author="NERGUI BATBAYAR" w:date="2026-10-26T01:41:00Z">
            <w:rPr>
              <w:del w:id="1367" w:author="NERGUI BATBAYAR" w:date="2026-10-25T22:45:00Z"/>
            </w:rPr>
          </w:rPrChange>
        </w:rPr>
      </w:pPr>
    </w:p>
    <w:p w14:paraId="7D18FF4C" w14:textId="4C078FF3" w:rsidR="0051184F" w:rsidRPr="009C3A95" w:rsidDel="002174B9" w:rsidRDefault="0051184F">
      <w:pPr>
        <w:rPr>
          <w:del w:id="1368" w:author="NERGUI BATBAYAR" w:date="2026-10-25T22:45:00Z"/>
          <w:b/>
          <w:bCs/>
          <w:sz w:val="28"/>
          <w:szCs w:val="28"/>
          <w:rPrChange w:id="1369" w:author="NERGUI BATBAYAR" w:date="2026-10-26T01:41:00Z">
            <w:rPr>
              <w:del w:id="1370" w:author="NERGUI BATBAYAR" w:date="2026-10-25T22:45:00Z"/>
            </w:rPr>
          </w:rPrChange>
        </w:rPr>
      </w:pPr>
    </w:p>
    <w:p w14:paraId="43070F5B" w14:textId="592A46C6" w:rsidR="0051184F" w:rsidRPr="009C3A95" w:rsidDel="002174B9" w:rsidRDefault="0051184F">
      <w:pPr>
        <w:pBdr>
          <w:top w:val="nil"/>
          <w:left w:val="nil"/>
          <w:bottom w:val="nil"/>
          <w:right w:val="nil"/>
          <w:between w:val="nil"/>
        </w:pBdr>
        <w:spacing w:after="0" w:line="240" w:lineRule="auto"/>
        <w:rPr>
          <w:del w:id="1371" w:author="NERGUI BATBAYAR" w:date="2026-10-25T22:45:00Z"/>
          <w:b/>
          <w:bCs/>
          <w:color w:val="000000"/>
          <w:sz w:val="28"/>
          <w:szCs w:val="28"/>
          <w:rPrChange w:id="1372" w:author="NERGUI BATBAYAR" w:date="2026-10-26T01:41:00Z">
            <w:rPr>
              <w:del w:id="1373" w:author="NERGUI BATBAYAR" w:date="2026-10-25T22:45:00Z"/>
              <w:color w:val="000000"/>
            </w:rPr>
          </w:rPrChange>
        </w:rPr>
      </w:pPr>
    </w:p>
    <w:p w14:paraId="00E4DC92" w14:textId="45EA108B" w:rsidR="0051184F" w:rsidRPr="009C3A95" w:rsidDel="002174B9" w:rsidRDefault="0051184F">
      <w:pPr>
        <w:rPr>
          <w:del w:id="1374" w:author="NERGUI BATBAYAR" w:date="2026-10-25T22:45:00Z"/>
          <w:b/>
          <w:bCs/>
          <w:sz w:val="28"/>
          <w:szCs w:val="28"/>
          <w:rPrChange w:id="1375" w:author="NERGUI BATBAYAR" w:date="2026-10-26T01:41:00Z">
            <w:rPr>
              <w:del w:id="1376" w:author="NERGUI BATBAYAR" w:date="2026-10-25T22:45:00Z"/>
            </w:rPr>
          </w:rPrChange>
        </w:rPr>
      </w:pPr>
    </w:p>
    <w:p w14:paraId="66EE7D97" w14:textId="3F896C94" w:rsidR="0051184F" w:rsidRPr="009C3A95" w:rsidDel="002174B9" w:rsidRDefault="0051184F">
      <w:pPr>
        <w:rPr>
          <w:del w:id="1377" w:author="NERGUI BATBAYAR" w:date="2026-10-25T22:45:00Z"/>
          <w:b/>
          <w:bCs/>
          <w:sz w:val="28"/>
          <w:szCs w:val="28"/>
          <w:rPrChange w:id="1378" w:author="NERGUI BATBAYAR" w:date="2026-10-26T01:41:00Z">
            <w:rPr>
              <w:del w:id="1379" w:author="NERGUI BATBAYAR" w:date="2026-10-25T22:45:00Z"/>
            </w:rPr>
          </w:rPrChange>
        </w:rPr>
      </w:pPr>
    </w:p>
    <w:p w14:paraId="6654FEAB" w14:textId="16173991" w:rsidR="0051184F" w:rsidRPr="009C3A95" w:rsidDel="002174B9" w:rsidRDefault="0051184F">
      <w:pPr>
        <w:rPr>
          <w:del w:id="1380" w:author="NERGUI BATBAYAR" w:date="2026-10-25T22:45:00Z"/>
          <w:b/>
          <w:bCs/>
          <w:sz w:val="28"/>
          <w:szCs w:val="28"/>
          <w:rPrChange w:id="1381" w:author="NERGUI BATBAYAR" w:date="2026-10-26T01:41:00Z">
            <w:rPr>
              <w:del w:id="1382" w:author="NERGUI BATBAYAR" w:date="2026-10-25T22:45:00Z"/>
            </w:rPr>
          </w:rPrChange>
        </w:rPr>
      </w:pPr>
    </w:p>
    <w:p w14:paraId="65BAD23E" w14:textId="14083450" w:rsidR="0051184F" w:rsidRPr="009C3A95" w:rsidDel="002174B9" w:rsidRDefault="0051184F">
      <w:pPr>
        <w:rPr>
          <w:del w:id="1383" w:author="NERGUI BATBAYAR" w:date="2026-10-25T22:45:00Z"/>
          <w:b/>
          <w:bCs/>
          <w:sz w:val="28"/>
          <w:szCs w:val="28"/>
          <w:rPrChange w:id="1384" w:author="NERGUI BATBAYAR" w:date="2026-10-26T01:41:00Z">
            <w:rPr>
              <w:del w:id="1385" w:author="NERGUI BATBAYAR" w:date="2026-10-25T22:45:00Z"/>
            </w:rPr>
          </w:rPrChange>
        </w:rPr>
      </w:pPr>
    </w:p>
    <w:p w14:paraId="4B20727C" w14:textId="19CBA33A" w:rsidR="0051184F" w:rsidRPr="009C3A95" w:rsidDel="002174B9" w:rsidRDefault="0051184F">
      <w:pPr>
        <w:rPr>
          <w:del w:id="1386" w:author="NERGUI BATBAYAR" w:date="2026-10-25T22:45:00Z"/>
          <w:b/>
          <w:bCs/>
          <w:sz w:val="28"/>
          <w:szCs w:val="28"/>
          <w:rPrChange w:id="1387" w:author="NERGUI BATBAYAR" w:date="2026-10-26T01:41:00Z">
            <w:rPr>
              <w:del w:id="1388" w:author="NERGUI BATBAYAR" w:date="2026-10-25T22:45:00Z"/>
            </w:rPr>
          </w:rPrChange>
        </w:rPr>
      </w:pPr>
    </w:p>
    <w:p w14:paraId="36D4D058" w14:textId="3441AA75" w:rsidR="0051184F" w:rsidRPr="009C3A95" w:rsidDel="002174B9" w:rsidRDefault="0051184F">
      <w:pPr>
        <w:rPr>
          <w:del w:id="1389" w:author="NERGUI BATBAYAR" w:date="2026-10-25T22:45:00Z"/>
          <w:b/>
          <w:bCs/>
          <w:sz w:val="28"/>
          <w:szCs w:val="28"/>
          <w:rPrChange w:id="1390" w:author="NERGUI BATBAYAR" w:date="2026-10-26T01:41:00Z">
            <w:rPr>
              <w:del w:id="1391" w:author="NERGUI BATBAYAR" w:date="2026-10-25T22:45:00Z"/>
            </w:rPr>
          </w:rPrChange>
        </w:rPr>
      </w:pPr>
    </w:p>
    <w:p w14:paraId="1D499CE2" w14:textId="563521CB" w:rsidR="0051184F" w:rsidRPr="009C3A95" w:rsidDel="002174B9" w:rsidRDefault="0051184F">
      <w:pPr>
        <w:rPr>
          <w:del w:id="1392" w:author="NERGUI BATBAYAR" w:date="2026-10-25T22:45:00Z"/>
          <w:b/>
          <w:bCs/>
          <w:sz w:val="28"/>
          <w:szCs w:val="28"/>
          <w:rPrChange w:id="1393" w:author="NERGUI BATBAYAR" w:date="2026-10-26T01:41:00Z">
            <w:rPr>
              <w:del w:id="1394" w:author="NERGUI BATBAYAR" w:date="2026-10-25T22:45:00Z"/>
            </w:rPr>
          </w:rPrChange>
        </w:rPr>
      </w:pPr>
    </w:p>
    <w:p w14:paraId="2C144692" w14:textId="4F5E5A09" w:rsidR="0051184F" w:rsidRPr="009C3A95" w:rsidDel="002174B9" w:rsidRDefault="0051184F">
      <w:pPr>
        <w:rPr>
          <w:del w:id="1395" w:author="NERGUI BATBAYAR" w:date="2026-10-25T22:45:00Z"/>
          <w:b/>
          <w:bCs/>
          <w:sz w:val="28"/>
          <w:szCs w:val="28"/>
          <w:rPrChange w:id="1396" w:author="NERGUI BATBAYAR" w:date="2026-10-26T01:41:00Z">
            <w:rPr>
              <w:del w:id="1397" w:author="NERGUI BATBAYAR" w:date="2026-10-25T22:45:00Z"/>
            </w:rPr>
          </w:rPrChange>
        </w:rPr>
      </w:pPr>
    </w:p>
    <w:p w14:paraId="20E418EC" w14:textId="71B0FDAF" w:rsidR="0051184F" w:rsidRPr="009C3A95" w:rsidDel="002174B9" w:rsidRDefault="0051184F">
      <w:pPr>
        <w:rPr>
          <w:del w:id="1398" w:author="NERGUI BATBAYAR" w:date="2026-10-25T22:45:00Z"/>
          <w:b/>
          <w:bCs/>
          <w:sz w:val="28"/>
          <w:szCs w:val="28"/>
          <w:rPrChange w:id="1399" w:author="NERGUI BATBAYAR" w:date="2026-10-26T01:41:00Z">
            <w:rPr>
              <w:del w:id="1400" w:author="NERGUI BATBAYAR" w:date="2026-10-25T22:45:00Z"/>
            </w:rPr>
          </w:rPrChange>
        </w:rPr>
      </w:pPr>
    </w:p>
    <w:p w14:paraId="699CCCF4" w14:textId="2E010A6D" w:rsidR="0051184F" w:rsidRPr="009C3A95" w:rsidDel="002174B9" w:rsidRDefault="0051184F">
      <w:pPr>
        <w:rPr>
          <w:del w:id="1401" w:author="NERGUI BATBAYAR" w:date="2026-10-25T22:45:00Z"/>
          <w:b/>
          <w:bCs/>
          <w:sz w:val="28"/>
          <w:szCs w:val="28"/>
          <w:rPrChange w:id="1402" w:author="NERGUI BATBAYAR" w:date="2026-10-26T01:41:00Z">
            <w:rPr>
              <w:del w:id="1403" w:author="NERGUI BATBAYAR" w:date="2026-10-25T22:45:00Z"/>
            </w:rPr>
          </w:rPrChange>
        </w:rPr>
      </w:pPr>
    </w:p>
    <w:p w14:paraId="683E1794" w14:textId="7C3AFB45" w:rsidR="002174B9" w:rsidRPr="009C3A95" w:rsidRDefault="002174B9">
      <w:pPr>
        <w:pStyle w:val="Heading1"/>
        <w:numPr>
          <w:ilvl w:val="0"/>
          <w:numId w:val="0"/>
        </w:numPr>
        <w:rPr>
          <w:ins w:id="1404" w:author="NERGUI BATBAYAR" w:date="2026-10-26T01:38:00Z"/>
          <w:rFonts w:cs="Calibri"/>
          <w:b/>
          <w:bCs/>
          <w:sz w:val="28"/>
          <w:szCs w:val="28"/>
        </w:rPr>
      </w:pPr>
      <w:bookmarkStart w:id="1405" w:name="_heading=h.kfkjs3rwl2c1" w:colFirst="0" w:colLast="0"/>
      <w:bookmarkEnd w:id="1405"/>
      <w:ins w:id="1406" w:author="NERGUI BATBAYAR" w:date="2026-10-25T22:44:00Z">
        <w:r w:rsidRPr="009C3A95">
          <w:rPr>
            <w:rFonts w:cs="Calibri"/>
            <w:b/>
            <w:bCs/>
            <w:sz w:val="28"/>
            <w:szCs w:val="28"/>
            <w:rPrChange w:id="1407" w:author="NERGUI BATBAYAR" w:date="2026-10-26T01:41:00Z">
              <w:rPr>
                <w:rFonts w:ascii="Times New Roman" w:hAnsi="Times New Roman" w:cs="Times New Roman"/>
                <w:sz w:val="24"/>
                <w:szCs w:val="24"/>
              </w:rPr>
            </w:rPrChange>
          </w:rPr>
          <w:t>12</w:t>
        </w:r>
      </w:ins>
      <w:ins w:id="1408" w:author="NERGUI BATBAYAR" w:date="2026-10-25T22:46:00Z">
        <w:r w:rsidRPr="009C3A95">
          <w:rPr>
            <w:rFonts w:cs="Calibri"/>
            <w:b/>
            <w:bCs/>
            <w:sz w:val="28"/>
            <w:szCs w:val="28"/>
          </w:rPr>
          <w:t xml:space="preserve"> </w:t>
        </w:r>
      </w:ins>
      <w:ins w:id="1409" w:author="NERGUI BATBAYAR" w:date="2026-10-25T11:37:00Z">
        <w:r w:rsidR="000C24F0" w:rsidRPr="009C3A95">
          <w:rPr>
            <w:rFonts w:cs="Calibri"/>
            <w:b/>
            <w:bCs/>
            <w:sz w:val="28"/>
            <w:szCs w:val="28"/>
            <w:rPrChange w:id="1410" w:author="NERGUI BATBAYAR" w:date="2026-10-26T01:41:00Z">
              <w:rPr>
                <w:rFonts w:ascii="Times New Roman" w:hAnsi="Times New Roman" w:cs="Times New Roman"/>
                <w:sz w:val="24"/>
                <w:szCs w:val="24"/>
              </w:rPr>
            </w:rPrChange>
          </w:rPr>
          <w:t xml:space="preserve">Appendix </w:t>
        </w:r>
      </w:ins>
    </w:p>
    <w:p w14:paraId="6831B945" w14:textId="351BE309" w:rsidR="00D452D4" w:rsidRPr="009C3A95" w:rsidRDefault="009C3A95" w:rsidP="009C3A95">
      <w:pPr>
        <w:pStyle w:val="Heading1"/>
        <w:numPr>
          <w:ilvl w:val="0"/>
          <w:numId w:val="0"/>
        </w:numPr>
        <w:rPr>
          <w:ins w:id="1411" w:author="NERGUI BATBAYAR" w:date="2026-10-26T01:36:00Z"/>
          <w:b/>
          <w:bCs/>
          <w:sz w:val="24"/>
          <w:szCs w:val="24"/>
        </w:rPr>
        <w:pPrChange w:id="1412" w:author="NERGUI BATBAYAR" w:date="2026-10-26T01:39:00Z">
          <w:pPr/>
        </w:pPrChange>
      </w:pPr>
      <w:ins w:id="1413" w:author="NERGUI BATBAYAR" w:date="2026-10-26T01:39:00Z">
        <w:r w:rsidRPr="009C3A95">
          <w:rPr>
            <w:rFonts w:cs="Calibri"/>
            <w:b/>
            <w:bCs/>
            <w:sz w:val="28"/>
            <w:szCs w:val="28"/>
          </w:rPr>
          <w:t>12</w:t>
        </w:r>
        <w:r w:rsidRPr="009C3A95">
          <w:rPr>
            <w:rFonts w:cs="Calibri"/>
            <w:b/>
            <w:bCs/>
            <w:sz w:val="28"/>
            <w:szCs w:val="28"/>
          </w:rPr>
          <w:t xml:space="preserve"> A Use Declaration</w:t>
        </w:r>
      </w:ins>
    </w:p>
    <w:tbl>
      <w:tblPr>
        <w:tblStyle w:val="TableGrid"/>
        <w:tblW w:w="8792" w:type="dxa"/>
        <w:jc w:val="center"/>
        <w:tblLook w:val="04A0" w:firstRow="1" w:lastRow="0" w:firstColumn="1" w:lastColumn="0" w:noHBand="0" w:noVBand="1"/>
        <w:tblPrChange w:id="1414" w:author="NERGUI BATBAYAR" w:date="2026-10-26T01:36:00Z">
          <w:tblPr>
            <w:tblStyle w:val="TableGrid"/>
            <w:tblW w:w="14157" w:type="dxa"/>
            <w:jc w:val="center"/>
            <w:tblLook w:val="04A0" w:firstRow="1" w:lastRow="0" w:firstColumn="1" w:lastColumn="0" w:noHBand="0" w:noVBand="1"/>
          </w:tblPr>
        </w:tblPrChange>
      </w:tblPr>
      <w:tblGrid>
        <w:gridCol w:w="1550"/>
        <w:gridCol w:w="1852"/>
        <w:gridCol w:w="1881"/>
        <w:gridCol w:w="3509"/>
        <w:tblGridChange w:id="1415">
          <w:tblGrid>
            <w:gridCol w:w="2284"/>
            <w:gridCol w:w="2998"/>
            <w:gridCol w:w="3047"/>
            <w:gridCol w:w="5828"/>
          </w:tblGrid>
        </w:tblGridChange>
      </w:tblGrid>
      <w:tr w:rsidR="00D452D4" w:rsidRPr="00D452D4" w14:paraId="3227CFC8" w14:textId="77777777" w:rsidTr="005A1BF3">
        <w:trPr>
          <w:trHeight w:val="761"/>
          <w:jc w:val="center"/>
          <w:ins w:id="1416" w:author="NERGUI BATBAYAR" w:date="2026-10-25T23:43:00Z"/>
          <w:trPrChange w:id="1417" w:author="NERGUI BATBAYAR" w:date="2026-10-26T01:36:00Z">
            <w:trPr>
              <w:trHeight w:val="512"/>
              <w:jc w:val="center"/>
            </w:trPr>
          </w:trPrChange>
        </w:trPr>
        <w:tc>
          <w:tcPr>
            <w:tcW w:w="1550" w:type="dxa"/>
            <w:vAlign w:val="center"/>
            <w:tcPrChange w:id="1418" w:author="NERGUI BATBAYAR" w:date="2026-10-26T01:36:00Z">
              <w:tcPr>
                <w:tcW w:w="2284" w:type="dxa"/>
                <w:vAlign w:val="center"/>
              </w:tcPr>
            </w:tcPrChange>
          </w:tcPr>
          <w:p w14:paraId="7F136EA9" w14:textId="1C4175ED" w:rsidR="007E1069" w:rsidRPr="00E551AD" w:rsidRDefault="007E1069" w:rsidP="005A1BF3">
            <w:pPr>
              <w:jc w:val="center"/>
              <w:rPr>
                <w:ins w:id="1419" w:author="NERGUI BATBAYAR" w:date="2026-10-25T23:43:00Z"/>
                <w:b/>
                <w:bCs/>
                <w:sz w:val="24"/>
                <w:szCs w:val="24"/>
                <w:rPrChange w:id="1420" w:author="NERGUI BATBAYAR" w:date="2026-10-26T00:16:00Z">
                  <w:rPr>
                    <w:ins w:id="1421" w:author="NERGUI BATBAYAR" w:date="2026-10-25T23:43:00Z"/>
                    <w:b/>
                    <w:bCs/>
                    <w:sz w:val="28"/>
                    <w:szCs w:val="28"/>
                  </w:rPr>
                </w:rPrChange>
              </w:rPr>
              <w:pPrChange w:id="1422" w:author="NERGUI BATBAYAR" w:date="2026-10-26T01:36:00Z">
                <w:pPr/>
              </w:pPrChange>
            </w:pPr>
            <w:ins w:id="1423" w:author="NERGUI BATBAYAR" w:date="2026-10-25T23:44:00Z">
              <w:r w:rsidRPr="00E551AD">
                <w:rPr>
                  <w:b/>
                  <w:bCs/>
                  <w:sz w:val="24"/>
                  <w:szCs w:val="24"/>
                  <w:rPrChange w:id="1424" w:author="NERGUI BATBAYAR" w:date="2026-10-26T00:16:00Z">
                    <w:rPr>
                      <w:b/>
                      <w:bCs/>
                    </w:rPr>
                  </w:rPrChange>
                </w:rPr>
                <w:t>AI competence</w:t>
              </w:r>
            </w:ins>
          </w:p>
        </w:tc>
        <w:tc>
          <w:tcPr>
            <w:tcW w:w="1852" w:type="dxa"/>
            <w:vAlign w:val="center"/>
            <w:tcPrChange w:id="1425" w:author="NERGUI BATBAYAR" w:date="2026-10-26T01:36:00Z">
              <w:tcPr>
                <w:tcW w:w="2998" w:type="dxa"/>
                <w:vAlign w:val="center"/>
              </w:tcPr>
            </w:tcPrChange>
          </w:tcPr>
          <w:p w14:paraId="2789446E" w14:textId="1655D559" w:rsidR="007E1069" w:rsidRPr="00E551AD" w:rsidRDefault="007E1069" w:rsidP="005A1BF3">
            <w:pPr>
              <w:jc w:val="center"/>
              <w:rPr>
                <w:ins w:id="1426" w:author="NERGUI BATBAYAR" w:date="2026-10-25T23:43:00Z"/>
                <w:b/>
                <w:bCs/>
                <w:sz w:val="24"/>
                <w:szCs w:val="24"/>
                <w:rPrChange w:id="1427" w:author="NERGUI BATBAYAR" w:date="2026-10-26T00:16:00Z">
                  <w:rPr>
                    <w:ins w:id="1428" w:author="NERGUI BATBAYAR" w:date="2026-10-25T23:43:00Z"/>
                    <w:b/>
                    <w:bCs/>
                    <w:sz w:val="28"/>
                    <w:szCs w:val="28"/>
                  </w:rPr>
                </w:rPrChange>
              </w:rPr>
              <w:pPrChange w:id="1429" w:author="NERGUI BATBAYAR" w:date="2026-10-26T01:36:00Z">
                <w:pPr/>
              </w:pPrChange>
            </w:pPr>
            <w:ins w:id="1430" w:author="NERGUI BATBAYAR" w:date="2026-10-25T23:44:00Z">
              <w:r w:rsidRPr="00E551AD">
                <w:rPr>
                  <w:b/>
                  <w:bCs/>
                  <w:sz w:val="24"/>
                  <w:szCs w:val="24"/>
                  <w:rPrChange w:id="1431" w:author="NERGUI BATBAYAR" w:date="2026-10-26T00:16:00Z">
                    <w:rPr>
                      <w:b/>
                      <w:bCs/>
                    </w:rPr>
                  </w:rPrChange>
                </w:rPr>
                <w:t>Reflective prompts (to students)</w:t>
              </w:r>
            </w:ins>
          </w:p>
        </w:tc>
        <w:tc>
          <w:tcPr>
            <w:tcW w:w="1881" w:type="dxa"/>
            <w:vAlign w:val="center"/>
            <w:tcPrChange w:id="1432" w:author="NERGUI BATBAYAR" w:date="2026-10-26T01:36:00Z">
              <w:tcPr>
                <w:tcW w:w="3047" w:type="dxa"/>
                <w:vAlign w:val="center"/>
              </w:tcPr>
            </w:tcPrChange>
          </w:tcPr>
          <w:p w14:paraId="5812ED53" w14:textId="75E67F69" w:rsidR="007E1069" w:rsidRPr="00E551AD" w:rsidRDefault="007E1069" w:rsidP="005A1BF3">
            <w:pPr>
              <w:jc w:val="center"/>
              <w:rPr>
                <w:ins w:id="1433" w:author="NERGUI BATBAYAR" w:date="2026-10-25T23:43:00Z"/>
                <w:b/>
                <w:bCs/>
                <w:sz w:val="24"/>
                <w:szCs w:val="24"/>
                <w:rPrChange w:id="1434" w:author="NERGUI BATBAYAR" w:date="2026-10-26T00:16:00Z">
                  <w:rPr>
                    <w:ins w:id="1435" w:author="NERGUI BATBAYAR" w:date="2026-10-25T23:43:00Z"/>
                    <w:b/>
                    <w:bCs/>
                    <w:sz w:val="28"/>
                    <w:szCs w:val="28"/>
                  </w:rPr>
                </w:rPrChange>
              </w:rPr>
              <w:pPrChange w:id="1436" w:author="NERGUI BATBAYAR" w:date="2026-10-26T01:36:00Z">
                <w:pPr/>
              </w:pPrChange>
            </w:pPr>
            <w:ins w:id="1437" w:author="NERGUI BATBAYAR" w:date="2026-10-25T23:44:00Z">
              <w:r w:rsidRPr="00E551AD">
                <w:rPr>
                  <w:b/>
                  <w:bCs/>
                  <w:sz w:val="24"/>
                  <w:szCs w:val="24"/>
                  <w:rPrChange w:id="1438" w:author="NERGUI BATBAYAR" w:date="2026-10-26T00:16:00Z">
                    <w:rPr>
                      <w:b/>
                      <w:bCs/>
                    </w:rPr>
                  </w:rPrChange>
                </w:rPr>
                <w:t>Lecturer expectations</w:t>
              </w:r>
            </w:ins>
          </w:p>
        </w:tc>
        <w:tc>
          <w:tcPr>
            <w:tcW w:w="3509" w:type="dxa"/>
            <w:vAlign w:val="center"/>
            <w:tcPrChange w:id="1439" w:author="NERGUI BATBAYAR" w:date="2026-10-26T01:36:00Z">
              <w:tcPr>
                <w:tcW w:w="5828" w:type="dxa"/>
                <w:vAlign w:val="center"/>
              </w:tcPr>
            </w:tcPrChange>
          </w:tcPr>
          <w:p w14:paraId="69278049" w14:textId="26B2D54F" w:rsidR="007E1069" w:rsidRPr="00E551AD" w:rsidRDefault="007E1069" w:rsidP="005A1BF3">
            <w:pPr>
              <w:jc w:val="center"/>
              <w:rPr>
                <w:ins w:id="1440" w:author="NERGUI BATBAYAR" w:date="2026-10-25T23:43:00Z"/>
                <w:b/>
                <w:bCs/>
                <w:sz w:val="24"/>
                <w:szCs w:val="24"/>
                <w:rPrChange w:id="1441" w:author="NERGUI BATBAYAR" w:date="2026-10-26T00:16:00Z">
                  <w:rPr>
                    <w:ins w:id="1442" w:author="NERGUI BATBAYAR" w:date="2026-10-25T23:43:00Z"/>
                    <w:b/>
                    <w:bCs/>
                    <w:sz w:val="28"/>
                    <w:szCs w:val="28"/>
                  </w:rPr>
                </w:rPrChange>
              </w:rPr>
              <w:pPrChange w:id="1443" w:author="NERGUI BATBAYAR" w:date="2026-10-26T01:36:00Z">
                <w:pPr/>
              </w:pPrChange>
            </w:pPr>
            <w:ins w:id="1444" w:author="NERGUI BATBAYAR" w:date="2026-10-25T23:44:00Z">
              <w:r w:rsidRPr="00E551AD">
                <w:rPr>
                  <w:b/>
                  <w:bCs/>
                  <w:sz w:val="24"/>
                  <w:szCs w:val="24"/>
                  <w:rPrChange w:id="1445" w:author="NERGUI BATBAYAR" w:date="2026-10-26T00:16:00Z">
                    <w:rPr>
                      <w:b/>
                      <w:bCs/>
                    </w:rPr>
                  </w:rPrChange>
                </w:rPr>
                <w:t>Student response</w:t>
              </w:r>
            </w:ins>
          </w:p>
        </w:tc>
      </w:tr>
      <w:tr w:rsidR="00D452D4" w:rsidRPr="00D452D4" w14:paraId="43C18F71" w14:textId="77777777" w:rsidTr="005A1BF3">
        <w:trPr>
          <w:trHeight w:val="2127"/>
          <w:jc w:val="center"/>
          <w:ins w:id="1446" w:author="NERGUI BATBAYAR" w:date="2026-10-25T23:43:00Z"/>
          <w:trPrChange w:id="1447" w:author="NERGUI BATBAYAR" w:date="2026-10-26T01:36:00Z">
            <w:trPr>
              <w:trHeight w:val="1430"/>
              <w:jc w:val="center"/>
            </w:trPr>
          </w:trPrChange>
        </w:trPr>
        <w:tc>
          <w:tcPr>
            <w:tcW w:w="1550" w:type="dxa"/>
            <w:tcPrChange w:id="1448" w:author="NERGUI BATBAYAR" w:date="2026-10-26T01:36:00Z">
              <w:tcPr>
                <w:tcW w:w="2284" w:type="dxa"/>
              </w:tcPr>
            </w:tcPrChange>
          </w:tcPr>
          <w:p w14:paraId="571ADEA4" w14:textId="77777777" w:rsidR="00DB6124" w:rsidRPr="00E551AD" w:rsidRDefault="00DB6124" w:rsidP="00DB6124">
            <w:pPr>
              <w:rPr>
                <w:ins w:id="1449" w:author="NERGUI BATBAYAR" w:date="2026-10-25T23:45:00Z"/>
                <w:sz w:val="24"/>
                <w:szCs w:val="24"/>
                <w:rPrChange w:id="1450" w:author="NERGUI BATBAYAR" w:date="2026-10-26T00:16:00Z">
                  <w:rPr>
                    <w:ins w:id="1451" w:author="NERGUI BATBAYAR" w:date="2026-10-25T23:45:00Z"/>
                  </w:rPr>
                </w:rPrChange>
              </w:rPr>
            </w:pPr>
            <w:ins w:id="1452" w:author="NERGUI BATBAYAR" w:date="2026-10-25T23:45:00Z">
              <w:r w:rsidRPr="00E551AD">
                <w:rPr>
                  <w:b/>
                  <w:bCs/>
                  <w:sz w:val="24"/>
                  <w:szCs w:val="24"/>
                  <w:rPrChange w:id="1453" w:author="NERGUI BATBAYAR" w:date="2026-10-26T00:16:00Z">
                    <w:rPr>
                      <w:b/>
                      <w:bCs/>
                    </w:rPr>
                  </w:rPrChange>
                </w:rPr>
                <w:t>Delegation</w:t>
              </w:r>
            </w:ins>
          </w:p>
          <w:p w14:paraId="38E4878E" w14:textId="3CDC2D91" w:rsidR="00DB6124" w:rsidRPr="00E551AD" w:rsidRDefault="00DB6124" w:rsidP="00DB6124">
            <w:pPr>
              <w:rPr>
                <w:ins w:id="1454" w:author="NERGUI BATBAYAR" w:date="2026-10-25T23:43:00Z"/>
                <w:b/>
                <w:bCs/>
                <w:sz w:val="24"/>
                <w:szCs w:val="24"/>
                <w:rPrChange w:id="1455" w:author="NERGUI BATBAYAR" w:date="2026-10-26T00:16:00Z">
                  <w:rPr>
                    <w:ins w:id="1456" w:author="NERGUI BATBAYAR" w:date="2026-10-25T23:43:00Z"/>
                    <w:b/>
                    <w:bCs/>
                    <w:sz w:val="28"/>
                    <w:szCs w:val="28"/>
                  </w:rPr>
                </w:rPrChange>
              </w:rPr>
            </w:pPr>
            <w:ins w:id="1457" w:author="NERGUI BATBAYAR" w:date="2026-10-25T23:45:00Z">
              <w:r w:rsidRPr="00E551AD">
                <w:rPr>
                  <w:i/>
                  <w:iCs/>
                  <w:sz w:val="24"/>
                  <w:szCs w:val="24"/>
                  <w:rPrChange w:id="1458" w:author="NERGUI BATBAYAR" w:date="2026-10-26T00:16:00Z">
                    <w:rPr>
                      <w:i/>
                      <w:iCs/>
                    </w:rPr>
                  </w:rPrChange>
                </w:rPr>
                <w:t>Deciding whether &amp; when to use AI</w:t>
              </w:r>
            </w:ins>
          </w:p>
        </w:tc>
        <w:tc>
          <w:tcPr>
            <w:tcW w:w="1852" w:type="dxa"/>
            <w:tcPrChange w:id="1459" w:author="NERGUI BATBAYAR" w:date="2026-10-26T01:36:00Z">
              <w:tcPr>
                <w:tcW w:w="2998" w:type="dxa"/>
              </w:tcPr>
            </w:tcPrChange>
          </w:tcPr>
          <w:p w14:paraId="323119D8" w14:textId="62CDB118" w:rsidR="00DB6124" w:rsidRPr="00E551AD" w:rsidRDefault="00DB6124" w:rsidP="00DB6124">
            <w:pPr>
              <w:rPr>
                <w:ins w:id="1460" w:author="NERGUI BATBAYAR" w:date="2026-10-25T23:43:00Z"/>
                <w:b/>
                <w:bCs/>
                <w:sz w:val="24"/>
                <w:szCs w:val="24"/>
                <w:rPrChange w:id="1461" w:author="NERGUI BATBAYAR" w:date="2026-10-26T00:16:00Z">
                  <w:rPr>
                    <w:ins w:id="1462" w:author="NERGUI BATBAYAR" w:date="2026-10-25T23:43:00Z"/>
                    <w:b/>
                    <w:bCs/>
                    <w:sz w:val="28"/>
                    <w:szCs w:val="28"/>
                  </w:rPr>
                </w:rPrChange>
              </w:rPr>
            </w:pPr>
            <w:ins w:id="1463" w:author="NERGUI BATBAYAR" w:date="2026-10-26T00:03:00Z">
              <w:r w:rsidRPr="00E551AD">
                <w:rPr>
                  <w:sz w:val="24"/>
                  <w:szCs w:val="24"/>
                  <w:rPrChange w:id="1464" w:author="NERGUI BATBAYAR" w:date="2026-10-26T00:16:00Z">
                    <w:rPr/>
                  </w:rPrChange>
                </w:rPr>
                <w:t>Identify the specific tasks in this assessment where you chose to use AI, and explain your reasoning. Where did AI add value? Where did you decide not to use it, and why?</w:t>
              </w:r>
            </w:ins>
          </w:p>
        </w:tc>
        <w:tc>
          <w:tcPr>
            <w:tcW w:w="1881" w:type="dxa"/>
            <w:tcPrChange w:id="1465" w:author="NERGUI BATBAYAR" w:date="2026-10-26T01:36:00Z">
              <w:tcPr>
                <w:tcW w:w="3047" w:type="dxa"/>
              </w:tcPr>
            </w:tcPrChange>
          </w:tcPr>
          <w:p w14:paraId="5FB5FCCD" w14:textId="77777777" w:rsidR="00DB6124" w:rsidRPr="00E551AD" w:rsidRDefault="00DB6124" w:rsidP="00DB6124">
            <w:pPr>
              <w:rPr>
                <w:ins w:id="1466" w:author="NERGUI BATBAYAR" w:date="2026-10-26T00:03:00Z"/>
                <w:sz w:val="24"/>
                <w:szCs w:val="24"/>
                <w:rPrChange w:id="1467" w:author="NERGUI BATBAYAR" w:date="2026-10-26T00:16:00Z">
                  <w:rPr>
                    <w:ins w:id="1468" w:author="NERGUI BATBAYAR" w:date="2026-10-26T00:03:00Z"/>
                    <w:sz w:val="20"/>
                    <w:szCs w:val="20"/>
                  </w:rPr>
                </w:rPrChange>
              </w:rPr>
            </w:pPr>
            <w:ins w:id="1469" w:author="NERGUI BATBAYAR" w:date="2026-10-26T00:03:00Z">
              <w:r w:rsidRPr="00E551AD">
                <w:rPr>
                  <w:sz w:val="24"/>
                  <w:szCs w:val="24"/>
                  <w:rPrChange w:id="1470" w:author="NERGUI BATBAYAR" w:date="2026-10-26T00:16:00Z">
                    <w:rPr>
                      <w:sz w:val="20"/>
                      <w:szCs w:val="20"/>
                    </w:rPr>
                  </w:rPrChange>
                </w:rPr>
                <w:t>You may use AI to support your learning and development of the application. Clearly identify where you used AI and where you completed the work independently.</w:t>
              </w:r>
            </w:ins>
          </w:p>
          <w:p w14:paraId="63B0243B" w14:textId="77777777" w:rsidR="00DB6124" w:rsidRPr="00E551AD" w:rsidRDefault="00DB6124" w:rsidP="00DB6124">
            <w:pPr>
              <w:rPr>
                <w:ins w:id="1471" w:author="NERGUI BATBAYAR" w:date="2026-10-26T00:03:00Z"/>
                <w:b/>
                <w:bCs/>
                <w:sz w:val="24"/>
                <w:szCs w:val="24"/>
                <w:rPrChange w:id="1472" w:author="NERGUI BATBAYAR" w:date="2026-10-26T00:16:00Z">
                  <w:rPr>
                    <w:ins w:id="1473" w:author="NERGUI BATBAYAR" w:date="2026-10-26T00:03:00Z"/>
                    <w:b/>
                    <w:bCs/>
                    <w:sz w:val="20"/>
                    <w:szCs w:val="20"/>
                  </w:rPr>
                </w:rPrChange>
              </w:rPr>
            </w:pPr>
          </w:p>
          <w:p w14:paraId="776ACA84" w14:textId="77777777" w:rsidR="00DB6124" w:rsidRPr="00E551AD" w:rsidRDefault="00DB6124" w:rsidP="00DB6124">
            <w:pPr>
              <w:rPr>
                <w:ins w:id="1474" w:author="NERGUI BATBAYAR" w:date="2026-10-26T00:03:00Z"/>
                <w:b/>
                <w:bCs/>
                <w:sz w:val="24"/>
                <w:szCs w:val="24"/>
                <w:rPrChange w:id="1475" w:author="NERGUI BATBAYAR" w:date="2026-10-26T00:16:00Z">
                  <w:rPr>
                    <w:ins w:id="1476" w:author="NERGUI BATBAYAR" w:date="2026-10-26T00:03:00Z"/>
                    <w:b/>
                    <w:bCs/>
                    <w:sz w:val="20"/>
                    <w:szCs w:val="20"/>
                  </w:rPr>
                </w:rPrChange>
              </w:rPr>
            </w:pPr>
          </w:p>
          <w:p w14:paraId="20B94358" w14:textId="77777777" w:rsidR="00DB6124" w:rsidRPr="00E551AD" w:rsidRDefault="00DB6124" w:rsidP="00DB6124">
            <w:pPr>
              <w:rPr>
                <w:ins w:id="1477" w:author="NERGUI BATBAYAR" w:date="2026-10-25T23:43:00Z"/>
                <w:b/>
                <w:bCs/>
                <w:sz w:val="24"/>
                <w:szCs w:val="24"/>
                <w:rPrChange w:id="1478" w:author="NERGUI BATBAYAR" w:date="2026-10-26T00:16:00Z">
                  <w:rPr>
                    <w:ins w:id="1479" w:author="NERGUI BATBAYAR" w:date="2026-10-25T23:43:00Z"/>
                    <w:b/>
                    <w:bCs/>
                    <w:sz w:val="28"/>
                    <w:szCs w:val="28"/>
                  </w:rPr>
                </w:rPrChange>
              </w:rPr>
            </w:pPr>
          </w:p>
        </w:tc>
        <w:tc>
          <w:tcPr>
            <w:tcW w:w="3509" w:type="dxa"/>
            <w:tcPrChange w:id="1480" w:author="NERGUI BATBAYAR" w:date="2026-10-26T01:36:00Z">
              <w:tcPr>
                <w:tcW w:w="5828" w:type="dxa"/>
              </w:tcPr>
            </w:tcPrChange>
          </w:tcPr>
          <w:p w14:paraId="7E595291" w14:textId="703F2538" w:rsidR="00DB6124" w:rsidRPr="00E551AD" w:rsidRDefault="00DB6124" w:rsidP="00DB6124">
            <w:pPr>
              <w:rPr>
                <w:ins w:id="1481" w:author="NERGUI BATBAYAR" w:date="2026-10-25T23:43:00Z"/>
                <w:b/>
                <w:bCs/>
                <w:sz w:val="24"/>
                <w:szCs w:val="24"/>
                <w:rPrChange w:id="1482" w:author="NERGUI BATBAYAR" w:date="2026-10-26T00:16:00Z">
                  <w:rPr>
                    <w:ins w:id="1483" w:author="NERGUI BATBAYAR" w:date="2026-10-25T23:43:00Z"/>
                    <w:b/>
                    <w:bCs/>
                    <w:sz w:val="28"/>
                    <w:szCs w:val="28"/>
                  </w:rPr>
                </w:rPrChange>
              </w:rPr>
            </w:pPr>
            <w:ins w:id="1484" w:author="NERGUI BATBAYAR" w:date="2026-10-25T23:56:00Z">
              <w:r w:rsidRPr="00E551AD">
                <w:rPr>
                  <w:color w:val="000000" w:themeColor="text1"/>
                  <w:sz w:val="24"/>
                  <w:szCs w:val="24"/>
                  <w:shd w:val="clear" w:color="auto" w:fill="FFFFFF"/>
                  <w:rPrChange w:id="1485" w:author="NERGUI BATBAYAR" w:date="2026-10-26T00:16:00Z">
                    <w:rPr>
                      <w:rFonts w:ascii="Segoe UI Historic" w:hAnsi="Segoe UI Historic" w:cs="Segoe UI Historic"/>
                      <w:color w:val="FFFFFF"/>
                      <w:sz w:val="23"/>
                      <w:szCs w:val="23"/>
                      <w:shd w:val="clear" w:color="auto" w:fill="FFFFFF"/>
                    </w:rPr>
                  </w:rPrChange>
                </w:rPr>
                <w:t>I used ChatGPT to translate the assignment instructions, search for datasets, translate from Mongolian into English, and understand GitHub procedures. However, I independently identified the project problem, planned the project, and carried out the work.</w:t>
              </w:r>
            </w:ins>
          </w:p>
        </w:tc>
      </w:tr>
      <w:tr w:rsidR="00D452D4" w:rsidRPr="00D452D4" w14:paraId="0A9E6BF9" w14:textId="77777777" w:rsidTr="005A1BF3">
        <w:trPr>
          <w:trHeight w:val="623"/>
          <w:jc w:val="center"/>
          <w:ins w:id="1486" w:author="NERGUI BATBAYAR" w:date="2026-10-25T23:43:00Z"/>
          <w:trPrChange w:id="1487" w:author="NERGUI BATBAYAR" w:date="2026-10-26T01:36:00Z">
            <w:trPr>
              <w:trHeight w:val="419"/>
              <w:jc w:val="center"/>
            </w:trPr>
          </w:trPrChange>
        </w:trPr>
        <w:tc>
          <w:tcPr>
            <w:tcW w:w="1550" w:type="dxa"/>
            <w:tcPrChange w:id="1488" w:author="NERGUI BATBAYAR" w:date="2026-10-26T01:36:00Z">
              <w:tcPr>
                <w:tcW w:w="2284" w:type="dxa"/>
              </w:tcPr>
            </w:tcPrChange>
          </w:tcPr>
          <w:p w14:paraId="6F8494CE" w14:textId="77777777" w:rsidR="00DB6124" w:rsidRPr="00E551AD" w:rsidRDefault="00DB6124" w:rsidP="00DB6124">
            <w:pPr>
              <w:rPr>
                <w:ins w:id="1489" w:author="NERGUI BATBAYAR" w:date="2026-10-25T23:46:00Z"/>
                <w:sz w:val="24"/>
                <w:szCs w:val="24"/>
                <w:rPrChange w:id="1490" w:author="NERGUI BATBAYAR" w:date="2026-10-26T00:16:00Z">
                  <w:rPr>
                    <w:ins w:id="1491" w:author="NERGUI BATBAYAR" w:date="2026-10-25T23:46:00Z"/>
                  </w:rPr>
                </w:rPrChange>
              </w:rPr>
            </w:pPr>
            <w:ins w:id="1492" w:author="NERGUI BATBAYAR" w:date="2026-10-25T23:46:00Z">
              <w:r w:rsidRPr="00E551AD">
                <w:rPr>
                  <w:b/>
                  <w:bCs/>
                  <w:sz w:val="24"/>
                  <w:szCs w:val="24"/>
                  <w:rPrChange w:id="1493" w:author="NERGUI BATBAYAR" w:date="2026-10-26T00:16:00Z">
                    <w:rPr>
                      <w:b/>
                      <w:bCs/>
                    </w:rPr>
                  </w:rPrChange>
                </w:rPr>
                <w:t>Description</w:t>
              </w:r>
            </w:ins>
          </w:p>
          <w:p w14:paraId="73A8CB2C" w14:textId="4C4D9061" w:rsidR="00DB6124" w:rsidRPr="00E551AD" w:rsidRDefault="00DB6124" w:rsidP="00DB6124">
            <w:pPr>
              <w:rPr>
                <w:ins w:id="1494" w:author="NERGUI BATBAYAR" w:date="2026-10-25T23:43:00Z"/>
                <w:b/>
                <w:bCs/>
                <w:sz w:val="24"/>
                <w:szCs w:val="24"/>
                <w:rPrChange w:id="1495" w:author="NERGUI BATBAYAR" w:date="2026-10-26T00:16:00Z">
                  <w:rPr>
                    <w:ins w:id="1496" w:author="NERGUI BATBAYAR" w:date="2026-10-25T23:43:00Z"/>
                    <w:b/>
                    <w:bCs/>
                    <w:sz w:val="28"/>
                    <w:szCs w:val="28"/>
                  </w:rPr>
                </w:rPrChange>
              </w:rPr>
            </w:pPr>
            <w:ins w:id="1497" w:author="NERGUI BATBAYAR" w:date="2026-10-25T23:46:00Z">
              <w:r w:rsidRPr="00E551AD">
                <w:rPr>
                  <w:i/>
                  <w:iCs/>
                  <w:sz w:val="24"/>
                  <w:szCs w:val="24"/>
                  <w:rPrChange w:id="1498" w:author="NERGUI BATBAYAR" w:date="2026-10-26T00:16:00Z">
                    <w:rPr>
                      <w:i/>
                      <w:iCs/>
                    </w:rPr>
                  </w:rPrChange>
                </w:rPr>
                <w:t>How you prompted the AI</w:t>
              </w:r>
            </w:ins>
          </w:p>
        </w:tc>
        <w:tc>
          <w:tcPr>
            <w:tcW w:w="1852" w:type="dxa"/>
            <w:tcPrChange w:id="1499" w:author="NERGUI BATBAYAR" w:date="2026-10-26T01:36:00Z">
              <w:tcPr>
                <w:tcW w:w="2998" w:type="dxa"/>
              </w:tcPr>
            </w:tcPrChange>
          </w:tcPr>
          <w:p w14:paraId="66E34691" w14:textId="77777777" w:rsidR="00DB6124" w:rsidRPr="00E551AD" w:rsidRDefault="00DB6124" w:rsidP="00DB6124">
            <w:pPr>
              <w:rPr>
                <w:ins w:id="1500" w:author="NERGUI BATBAYAR" w:date="2026-10-26T00:04:00Z"/>
                <w:sz w:val="24"/>
                <w:szCs w:val="24"/>
                <w:rPrChange w:id="1501" w:author="NERGUI BATBAYAR" w:date="2026-10-26T00:16:00Z">
                  <w:rPr>
                    <w:ins w:id="1502" w:author="NERGUI BATBAYAR" w:date="2026-10-26T00:04:00Z"/>
                  </w:rPr>
                </w:rPrChange>
              </w:rPr>
            </w:pPr>
            <w:ins w:id="1503" w:author="NERGUI BATBAYAR" w:date="2026-10-26T00:03:00Z">
              <w:r w:rsidRPr="00E551AD">
                <w:rPr>
                  <w:sz w:val="24"/>
                  <w:szCs w:val="24"/>
                  <w:rPrChange w:id="1504" w:author="NERGUI BATBAYAR" w:date="2026-10-26T00:16:00Z">
                    <w:rPr/>
                  </w:rPrChange>
                </w:rPr>
                <w:t>Include the exact prompts you used in your appendix (recorded on the AI Tools declaration). Reflect on how you communicated your goals to the AI — did you need to iterate or refine your prompts to get useful output?</w:t>
              </w:r>
            </w:ins>
          </w:p>
          <w:p w14:paraId="2D87511E" w14:textId="56E8170C" w:rsidR="00DB6124" w:rsidRPr="00E551AD" w:rsidRDefault="00DB6124" w:rsidP="00DB6124">
            <w:pPr>
              <w:rPr>
                <w:ins w:id="1505" w:author="NERGUI BATBAYAR" w:date="2026-10-25T23:43:00Z"/>
                <w:b/>
                <w:bCs/>
                <w:sz w:val="24"/>
                <w:szCs w:val="24"/>
                <w:rPrChange w:id="1506" w:author="NERGUI BATBAYAR" w:date="2026-10-26T00:16:00Z">
                  <w:rPr>
                    <w:ins w:id="1507" w:author="NERGUI BATBAYAR" w:date="2026-10-25T23:43:00Z"/>
                    <w:b/>
                    <w:bCs/>
                    <w:sz w:val="28"/>
                    <w:szCs w:val="28"/>
                  </w:rPr>
                </w:rPrChange>
              </w:rPr>
            </w:pPr>
          </w:p>
        </w:tc>
        <w:tc>
          <w:tcPr>
            <w:tcW w:w="1881" w:type="dxa"/>
            <w:tcPrChange w:id="1508" w:author="NERGUI BATBAYAR" w:date="2026-10-26T01:36:00Z">
              <w:tcPr>
                <w:tcW w:w="3047" w:type="dxa"/>
              </w:tcPr>
            </w:tcPrChange>
          </w:tcPr>
          <w:p w14:paraId="20C9132F" w14:textId="77777777" w:rsidR="00DB6124" w:rsidRPr="00E551AD" w:rsidRDefault="00DB6124" w:rsidP="00DB6124">
            <w:pPr>
              <w:rPr>
                <w:ins w:id="1509" w:author="NERGUI BATBAYAR" w:date="2026-10-26T00:03:00Z"/>
                <w:sz w:val="24"/>
                <w:szCs w:val="24"/>
                <w:rPrChange w:id="1510" w:author="NERGUI BATBAYAR" w:date="2026-10-26T00:16:00Z">
                  <w:rPr>
                    <w:ins w:id="1511" w:author="NERGUI BATBAYAR" w:date="2026-10-26T00:03:00Z"/>
                    <w:sz w:val="20"/>
                    <w:szCs w:val="20"/>
                  </w:rPr>
                </w:rPrChange>
              </w:rPr>
            </w:pPr>
            <w:ins w:id="1512" w:author="NERGUI BATBAYAR" w:date="2026-10-26T00:03:00Z">
              <w:r w:rsidRPr="00E551AD">
                <w:rPr>
                  <w:sz w:val="24"/>
                  <w:szCs w:val="24"/>
                  <w:rPrChange w:id="1513" w:author="NERGUI BATBAYAR" w:date="2026-10-26T00:16:00Z">
                    <w:rPr>
                      <w:sz w:val="20"/>
                      <w:szCs w:val="20"/>
                    </w:rPr>
                  </w:rPrChange>
                </w:rPr>
                <w:t>You must provide the exact prompts and relevant AI outputs used during the development of your application.</w:t>
              </w:r>
            </w:ins>
          </w:p>
          <w:p w14:paraId="5CF1B429" w14:textId="77777777" w:rsidR="00DB6124" w:rsidRPr="00E551AD" w:rsidRDefault="00DB6124" w:rsidP="00DB6124">
            <w:pPr>
              <w:rPr>
                <w:ins w:id="1514" w:author="NERGUI BATBAYAR" w:date="2026-10-26T00:03:00Z"/>
                <w:sz w:val="24"/>
                <w:szCs w:val="24"/>
                <w:rPrChange w:id="1515" w:author="NERGUI BATBAYAR" w:date="2026-10-26T00:16:00Z">
                  <w:rPr>
                    <w:ins w:id="1516" w:author="NERGUI BATBAYAR" w:date="2026-10-26T00:03:00Z"/>
                    <w:sz w:val="20"/>
                    <w:szCs w:val="20"/>
                  </w:rPr>
                </w:rPrChange>
              </w:rPr>
            </w:pPr>
          </w:p>
          <w:p w14:paraId="3F996AAD" w14:textId="77777777" w:rsidR="00DB6124" w:rsidRPr="00E551AD" w:rsidRDefault="00DB6124" w:rsidP="00DB6124">
            <w:pPr>
              <w:rPr>
                <w:ins w:id="1517" w:author="NERGUI BATBAYAR" w:date="2026-10-26T00:03:00Z"/>
                <w:sz w:val="24"/>
                <w:szCs w:val="24"/>
                <w:rPrChange w:id="1518" w:author="NERGUI BATBAYAR" w:date="2026-10-26T00:16:00Z">
                  <w:rPr>
                    <w:ins w:id="1519" w:author="NERGUI BATBAYAR" w:date="2026-10-26T00:03:00Z"/>
                    <w:sz w:val="20"/>
                    <w:szCs w:val="20"/>
                  </w:rPr>
                </w:rPrChange>
              </w:rPr>
            </w:pPr>
          </w:p>
          <w:p w14:paraId="7B9E4A42" w14:textId="77777777" w:rsidR="00DB6124" w:rsidRPr="00E551AD" w:rsidRDefault="00DB6124" w:rsidP="00DB6124">
            <w:pPr>
              <w:rPr>
                <w:ins w:id="1520" w:author="NERGUI BATBAYAR" w:date="2026-10-26T00:03:00Z"/>
                <w:sz w:val="24"/>
                <w:szCs w:val="24"/>
                <w:rPrChange w:id="1521" w:author="NERGUI BATBAYAR" w:date="2026-10-26T00:16:00Z">
                  <w:rPr>
                    <w:ins w:id="1522" w:author="NERGUI BATBAYAR" w:date="2026-10-26T00:03:00Z"/>
                    <w:sz w:val="20"/>
                    <w:szCs w:val="20"/>
                  </w:rPr>
                </w:rPrChange>
              </w:rPr>
            </w:pPr>
          </w:p>
          <w:p w14:paraId="3B3FC8BC" w14:textId="77777777" w:rsidR="00DB6124" w:rsidRPr="00E551AD" w:rsidRDefault="00DB6124" w:rsidP="00DB6124">
            <w:pPr>
              <w:rPr>
                <w:ins w:id="1523" w:author="NERGUI BATBAYAR" w:date="2026-10-25T23:43:00Z"/>
                <w:b/>
                <w:bCs/>
                <w:sz w:val="24"/>
                <w:szCs w:val="24"/>
                <w:rPrChange w:id="1524" w:author="NERGUI BATBAYAR" w:date="2026-10-26T00:16:00Z">
                  <w:rPr>
                    <w:ins w:id="1525" w:author="NERGUI BATBAYAR" w:date="2026-10-25T23:43:00Z"/>
                    <w:b/>
                    <w:bCs/>
                    <w:sz w:val="28"/>
                    <w:szCs w:val="28"/>
                  </w:rPr>
                </w:rPrChange>
              </w:rPr>
            </w:pPr>
          </w:p>
        </w:tc>
        <w:tc>
          <w:tcPr>
            <w:tcW w:w="3509" w:type="dxa"/>
            <w:tcPrChange w:id="1526" w:author="NERGUI BATBAYAR" w:date="2026-10-26T01:36:00Z">
              <w:tcPr>
                <w:tcW w:w="5828" w:type="dxa"/>
              </w:tcPr>
            </w:tcPrChange>
          </w:tcPr>
          <w:p w14:paraId="1904B029" w14:textId="3B9D3D4B" w:rsidR="00DB6124" w:rsidRPr="00E551AD" w:rsidRDefault="00C76C08" w:rsidP="00DB6124">
            <w:pPr>
              <w:rPr>
                <w:ins w:id="1527" w:author="NERGUI BATBAYAR" w:date="2026-10-25T23:43:00Z"/>
                <w:b/>
                <w:bCs/>
                <w:sz w:val="24"/>
                <w:szCs w:val="24"/>
                <w:rPrChange w:id="1528" w:author="NERGUI BATBAYAR" w:date="2026-10-26T00:16:00Z">
                  <w:rPr>
                    <w:ins w:id="1529" w:author="NERGUI BATBAYAR" w:date="2026-10-25T23:43:00Z"/>
                    <w:b/>
                    <w:bCs/>
                    <w:sz w:val="28"/>
                    <w:szCs w:val="28"/>
                  </w:rPr>
                </w:rPrChange>
              </w:rPr>
            </w:pPr>
            <w:ins w:id="1530" w:author="NERGUI BATBAYAR" w:date="2026-10-26T00:07:00Z">
              <w:r w:rsidRPr="00E551AD">
                <w:rPr>
                  <w:color w:val="000000" w:themeColor="text1"/>
                  <w:sz w:val="24"/>
                  <w:szCs w:val="24"/>
                  <w:shd w:val="clear" w:color="auto" w:fill="FFFFFF"/>
                  <w:rPrChange w:id="1531" w:author="NERGUI BATBAYAR" w:date="2026-10-26T00:16:00Z">
                    <w:rPr>
                      <w:rFonts w:ascii="Segoe UI Historic" w:hAnsi="Segoe UI Historic" w:cs="Segoe UI Historic"/>
                      <w:color w:val="FFFFFF"/>
                      <w:sz w:val="23"/>
                      <w:szCs w:val="23"/>
                      <w:shd w:val="clear" w:color="auto" w:fill="FFFFFF"/>
                    </w:rPr>
                  </w:rPrChange>
                </w:rPr>
                <w:t>I mainly asked my questions in Mongolian and requested translations, step-by-step explanations, and text revisions. When the responses did not align with my aims or were unclear, I asked follow-up questions for clarification. The actual prompts used and the corresponding AI responses will be included in the appendix.</w:t>
              </w:r>
            </w:ins>
          </w:p>
        </w:tc>
      </w:tr>
      <w:tr w:rsidR="00D452D4" w:rsidRPr="00D452D4" w14:paraId="360C86CF" w14:textId="77777777" w:rsidTr="005A1BF3">
        <w:trPr>
          <w:trHeight w:val="623"/>
          <w:jc w:val="center"/>
          <w:ins w:id="1532" w:author="NERGUI BATBAYAR" w:date="2026-10-25T23:43:00Z"/>
          <w:trPrChange w:id="1533" w:author="NERGUI BATBAYAR" w:date="2026-10-26T01:36:00Z">
            <w:trPr>
              <w:trHeight w:val="419"/>
              <w:jc w:val="center"/>
            </w:trPr>
          </w:trPrChange>
        </w:trPr>
        <w:tc>
          <w:tcPr>
            <w:tcW w:w="1550" w:type="dxa"/>
            <w:tcPrChange w:id="1534" w:author="NERGUI BATBAYAR" w:date="2026-10-26T01:36:00Z">
              <w:tcPr>
                <w:tcW w:w="2284" w:type="dxa"/>
              </w:tcPr>
            </w:tcPrChange>
          </w:tcPr>
          <w:p w14:paraId="3172E1C4" w14:textId="77777777" w:rsidR="00DB6124" w:rsidRPr="00E551AD" w:rsidRDefault="00DB6124" w:rsidP="00DB6124">
            <w:pPr>
              <w:rPr>
                <w:ins w:id="1535" w:author="NERGUI BATBAYAR" w:date="2026-10-25T23:46:00Z"/>
                <w:sz w:val="24"/>
                <w:szCs w:val="24"/>
                <w:rPrChange w:id="1536" w:author="NERGUI BATBAYAR" w:date="2026-10-26T00:16:00Z">
                  <w:rPr>
                    <w:ins w:id="1537" w:author="NERGUI BATBAYAR" w:date="2026-10-25T23:46:00Z"/>
                  </w:rPr>
                </w:rPrChange>
              </w:rPr>
            </w:pPr>
            <w:ins w:id="1538" w:author="NERGUI BATBAYAR" w:date="2026-10-25T23:46:00Z">
              <w:r w:rsidRPr="00E551AD">
                <w:rPr>
                  <w:b/>
                  <w:bCs/>
                  <w:sz w:val="24"/>
                  <w:szCs w:val="24"/>
                  <w:rPrChange w:id="1539" w:author="NERGUI BATBAYAR" w:date="2026-10-26T00:16:00Z">
                    <w:rPr>
                      <w:b/>
                      <w:bCs/>
                    </w:rPr>
                  </w:rPrChange>
                </w:rPr>
                <w:t>Discernment</w:t>
              </w:r>
            </w:ins>
          </w:p>
          <w:p w14:paraId="1A940C0E" w14:textId="77777777" w:rsidR="00C76C08" w:rsidRPr="00E551AD" w:rsidRDefault="00DB6124" w:rsidP="00DB6124">
            <w:pPr>
              <w:rPr>
                <w:ins w:id="1540" w:author="NERGUI BATBAYAR" w:date="2026-10-26T00:14:00Z"/>
                <w:i/>
                <w:iCs/>
                <w:sz w:val="24"/>
                <w:szCs w:val="24"/>
              </w:rPr>
            </w:pPr>
            <w:ins w:id="1541" w:author="NERGUI BATBAYAR" w:date="2026-10-25T23:46:00Z">
              <w:r w:rsidRPr="00E551AD">
                <w:rPr>
                  <w:i/>
                  <w:iCs/>
                  <w:sz w:val="24"/>
                  <w:szCs w:val="24"/>
                  <w:rPrChange w:id="1542" w:author="NERGUI BATBAYAR" w:date="2026-10-26T00:16:00Z">
                    <w:rPr>
                      <w:i/>
                      <w:iCs/>
                    </w:rPr>
                  </w:rPrChange>
                </w:rPr>
                <w:lastRenderedPageBreak/>
                <w:t xml:space="preserve">Evaluating what the AI </w:t>
              </w:r>
              <w:proofErr w:type="spellStart"/>
              <w:r w:rsidRPr="00E551AD">
                <w:rPr>
                  <w:i/>
                  <w:iCs/>
                  <w:sz w:val="24"/>
                  <w:szCs w:val="24"/>
                  <w:rPrChange w:id="1543" w:author="NERGUI BATBAYAR" w:date="2026-10-26T00:16:00Z">
                    <w:rPr>
                      <w:i/>
                      <w:iCs/>
                    </w:rPr>
                  </w:rPrChange>
                </w:rPr>
                <w:t>produ</w:t>
              </w:r>
            </w:ins>
            <w:proofErr w:type="spellEnd"/>
          </w:p>
          <w:p w14:paraId="2B9B4867" w14:textId="25326D33" w:rsidR="00DB6124" w:rsidRPr="00E551AD" w:rsidRDefault="00DB6124" w:rsidP="00DB6124">
            <w:pPr>
              <w:rPr>
                <w:ins w:id="1544" w:author="NERGUI BATBAYAR" w:date="2026-10-25T23:43:00Z"/>
                <w:b/>
                <w:bCs/>
                <w:sz w:val="24"/>
                <w:szCs w:val="24"/>
                <w:rPrChange w:id="1545" w:author="NERGUI BATBAYAR" w:date="2026-10-26T00:16:00Z">
                  <w:rPr>
                    <w:ins w:id="1546" w:author="NERGUI BATBAYAR" w:date="2026-10-25T23:43:00Z"/>
                    <w:b/>
                    <w:bCs/>
                    <w:sz w:val="28"/>
                    <w:szCs w:val="28"/>
                  </w:rPr>
                </w:rPrChange>
              </w:rPr>
            </w:pPr>
            <w:proofErr w:type="spellStart"/>
            <w:ins w:id="1547" w:author="NERGUI BATBAYAR" w:date="2026-10-25T23:46:00Z">
              <w:r w:rsidRPr="00E551AD">
                <w:rPr>
                  <w:i/>
                  <w:iCs/>
                  <w:sz w:val="24"/>
                  <w:szCs w:val="24"/>
                  <w:rPrChange w:id="1548" w:author="NERGUI BATBAYAR" w:date="2026-10-26T00:16:00Z">
                    <w:rPr>
                      <w:i/>
                      <w:iCs/>
                    </w:rPr>
                  </w:rPrChange>
                </w:rPr>
                <w:t>ced</w:t>
              </w:r>
            </w:ins>
            <w:proofErr w:type="spellEnd"/>
          </w:p>
        </w:tc>
        <w:tc>
          <w:tcPr>
            <w:tcW w:w="1852" w:type="dxa"/>
            <w:tcPrChange w:id="1549" w:author="NERGUI BATBAYAR" w:date="2026-10-26T01:36:00Z">
              <w:tcPr>
                <w:tcW w:w="2998" w:type="dxa"/>
              </w:tcPr>
            </w:tcPrChange>
          </w:tcPr>
          <w:p w14:paraId="7F356FC1" w14:textId="0293B6E6" w:rsidR="00DB6124" w:rsidRPr="00E551AD" w:rsidRDefault="00DB6124" w:rsidP="00DB6124">
            <w:pPr>
              <w:rPr>
                <w:ins w:id="1550" w:author="NERGUI BATBAYAR" w:date="2026-10-25T23:43:00Z"/>
                <w:b/>
                <w:bCs/>
                <w:sz w:val="24"/>
                <w:szCs w:val="24"/>
                <w:rPrChange w:id="1551" w:author="NERGUI BATBAYAR" w:date="2026-10-26T00:16:00Z">
                  <w:rPr>
                    <w:ins w:id="1552" w:author="NERGUI BATBAYAR" w:date="2026-10-25T23:43:00Z"/>
                    <w:b/>
                    <w:bCs/>
                    <w:sz w:val="28"/>
                    <w:szCs w:val="28"/>
                  </w:rPr>
                </w:rPrChange>
              </w:rPr>
            </w:pPr>
            <w:ins w:id="1553" w:author="NERGUI BATBAYAR" w:date="2026-10-26T00:03:00Z">
              <w:r w:rsidRPr="00E551AD">
                <w:rPr>
                  <w:sz w:val="24"/>
                  <w:szCs w:val="24"/>
                  <w:rPrChange w:id="1554" w:author="NERGUI BATBAYAR" w:date="2026-10-26T00:16:00Z">
                    <w:rPr/>
                  </w:rPrChange>
                </w:rPr>
                <w:lastRenderedPageBreak/>
                <w:t xml:space="preserve">In your reflection, </w:t>
              </w:r>
              <w:r w:rsidRPr="00E551AD">
                <w:rPr>
                  <w:sz w:val="24"/>
                  <w:szCs w:val="24"/>
                  <w:rPrChange w:id="1555" w:author="NERGUI BATBAYAR" w:date="2026-10-26T00:16:00Z">
                    <w:rPr/>
                  </w:rPrChange>
                </w:rPr>
                <w:lastRenderedPageBreak/>
                <w:t>critically evaluate the AI output: what did you accept, modify, or reject — and why? Assess accuracy, relevance, and quality. You are responsible for verifying all AI-generated content before submitting.</w:t>
              </w:r>
            </w:ins>
          </w:p>
        </w:tc>
        <w:tc>
          <w:tcPr>
            <w:tcW w:w="1881" w:type="dxa"/>
            <w:tcPrChange w:id="1556" w:author="NERGUI BATBAYAR" w:date="2026-10-26T01:36:00Z">
              <w:tcPr>
                <w:tcW w:w="3047" w:type="dxa"/>
              </w:tcPr>
            </w:tcPrChange>
          </w:tcPr>
          <w:p w14:paraId="77DC3ED6" w14:textId="77777777" w:rsidR="00DB6124" w:rsidRPr="00E551AD" w:rsidRDefault="00DB6124" w:rsidP="00DB6124">
            <w:pPr>
              <w:rPr>
                <w:ins w:id="1557" w:author="NERGUI BATBAYAR" w:date="2026-10-26T00:03:00Z"/>
                <w:sz w:val="24"/>
                <w:szCs w:val="24"/>
                <w:rPrChange w:id="1558" w:author="NERGUI BATBAYAR" w:date="2026-10-26T00:16:00Z">
                  <w:rPr>
                    <w:ins w:id="1559" w:author="NERGUI BATBAYAR" w:date="2026-10-26T00:03:00Z"/>
                    <w:sz w:val="20"/>
                    <w:szCs w:val="20"/>
                  </w:rPr>
                </w:rPrChange>
              </w:rPr>
            </w:pPr>
          </w:p>
          <w:p w14:paraId="57639B2B" w14:textId="77777777" w:rsidR="00DB6124" w:rsidRPr="00E551AD" w:rsidRDefault="00DB6124" w:rsidP="00DB6124">
            <w:pPr>
              <w:rPr>
                <w:ins w:id="1560" w:author="NERGUI BATBAYAR" w:date="2026-10-26T00:03:00Z"/>
                <w:sz w:val="24"/>
                <w:szCs w:val="24"/>
                <w:rPrChange w:id="1561" w:author="NERGUI BATBAYAR" w:date="2026-10-26T00:16:00Z">
                  <w:rPr>
                    <w:ins w:id="1562" w:author="NERGUI BATBAYAR" w:date="2026-10-26T00:03:00Z"/>
                    <w:sz w:val="20"/>
                    <w:szCs w:val="20"/>
                  </w:rPr>
                </w:rPrChange>
              </w:rPr>
            </w:pPr>
            <w:ins w:id="1563" w:author="NERGUI BATBAYAR" w:date="2026-10-26T00:03:00Z">
              <w:r w:rsidRPr="00E551AD">
                <w:rPr>
                  <w:sz w:val="24"/>
                  <w:szCs w:val="24"/>
                  <w:rPrChange w:id="1564" w:author="NERGUI BATBAYAR" w:date="2026-10-26T00:16:00Z">
                    <w:rPr>
                      <w:sz w:val="20"/>
                      <w:szCs w:val="20"/>
                    </w:rPr>
                  </w:rPrChange>
                </w:rPr>
                <w:lastRenderedPageBreak/>
                <w:t>You are responsible for checking, testing and understanding any AI-generated code or suggestions before using them in your work.</w:t>
              </w:r>
            </w:ins>
          </w:p>
          <w:p w14:paraId="2344A21B" w14:textId="77777777" w:rsidR="00DB6124" w:rsidRPr="00E551AD" w:rsidRDefault="00DB6124" w:rsidP="00DB6124">
            <w:pPr>
              <w:rPr>
                <w:ins w:id="1565" w:author="NERGUI BATBAYAR" w:date="2026-10-26T00:03:00Z"/>
                <w:sz w:val="24"/>
                <w:szCs w:val="24"/>
                <w:rPrChange w:id="1566" w:author="NERGUI BATBAYAR" w:date="2026-10-26T00:16:00Z">
                  <w:rPr>
                    <w:ins w:id="1567" w:author="NERGUI BATBAYAR" w:date="2026-10-26T00:03:00Z"/>
                    <w:sz w:val="20"/>
                    <w:szCs w:val="20"/>
                  </w:rPr>
                </w:rPrChange>
              </w:rPr>
            </w:pPr>
          </w:p>
          <w:p w14:paraId="400D453C" w14:textId="77777777" w:rsidR="00DB6124" w:rsidRPr="00E551AD" w:rsidRDefault="00DB6124" w:rsidP="00DB6124">
            <w:pPr>
              <w:rPr>
                <w:ins w:id="1568" w:author="NERGUI BATBAYAR" w:date="2026-10-25T23:43:00Z"/>
                <w:b/>
                <w:bCs/>
                <w:sz w:val="24"/>
                <w:szCs w:val="24"/>
                <w:rPrChange w:id="1569" w:author="NERGUI BATBAYAR" w:date="2026-10-26T00:16:00Z">
                  <w:rPr>
                    <w:ins w:id="1570" w:author="NERGUI BATBAYAR" w:date="2026-10-25T23:43:00Z"/>
                    <w:b/>
                    <w:bCs/>
                    <w:sz w:val="28"/>
                    <w:szCs w:val="28"/>
                  </w:rPr>
                </w:rPrChange>
              </w:rPr>
            </w:pPr>
          </w:p>
        </w:tc>
        <w:tc>
          <w:tcPr>
            <w:tcW w:w="3509" w:type="dxa"/>
            <w:tcPrChange w:id="1571" w:author="NERGUI BATBAYAR" w:date="2026-10-26T01:36:00Z">
              <w:tcPr>
                <w:tcW w:w="5828" w:type="dxa"/>
              </w:tcPr>
            </w:tcPrChange>
          </w:tcPr>
          <w:p w14:paraId="5825EE08" w14:textId="0943D007" w:rsidR="00DB6124" w:rsidRPr="00E551AD" w:rsidRDefault="00C76C08" w:rsidP="00DB6124">
            <w:pPr>
              <w:rPr>
                <w:ins w:id="1572" w:author="NERGUI BATBAYAR" w:date="2026-10-25T23:43:00Z"/>
                <w:b/>
                <w:bCs/>
                <w:color w:val="000000" w:themeColor="text1"/>
                <w:sz w:val="24"/>
                <w:szCs w:val="24"/>
                <w:rPrChange w:id="1573" w:author="NERGUI BATBAYAR" w:date="2026-10-26T00:16:00Z">
                  <w:rPr>
                    <w:ins w:id="1574" w:author="NERGUI BATBAYAR" w:date="2026-10-25T23:43:00Z"/>
                    <w:b/>
                    <w:bCs/>
                    <w:sz w:val="28"/>
                    <w:szCs w:val="28"/>
                  </w:rPr>
                </w:rPrChange>
              </w:rPr>
            </w:pPr>
            <w:ins w:id="1575" w:author="NERGUI BATBAYAR" w:date="2026-10-26T00:15:00Z">
              <w:r w:rsidRPr="00E551AD">
                <w:rPr>
                  <w:color w:val="000000" w:themeColor="text1"/>
                  <w:sz w:val="24"/>
                  <w:szCs w:val="24"/>
                  <w:shd w:val="clear" w:color="auto" w:fill="FFFFFF"/>
                  <w:rPrChange w:id="1576" w:author="NERGUI BATBAYAR" w:date="2026-10-26T00:16:00Z">
                    <w:rPr>
                      <w:rFonts w:ascii="Segoe UI Historic" w:hAnsi="Segoe UI Historic" w:cs="Segoe UI Historic"/>
                      <w:color w:val="FFFFFF"/>
                      <w:sz w:val="23"/>
                      <w:szCs w:val="23"/>
                      <w:shd w:val="clear" w:color="auto" w:fill="FFFFFF"/>
                    </w:rPr>
                  </w:rPrChange>
                </w:rPr>
                <w:lastRenderedPageBreak/>
                <w:t xml:space="preserve">I reviewed the AI responses and corrected inappropriate word </w:t>
              </w:r>
              <w:r w:rsidRPr="00E551AD">
                <w:rPr>
                  <w:color w:val="000000" w:themeColor="text1"/>
                  <w:sz w:val="24"/>
                  <w:szCs w:val="24"/>
                  <w:shd w:val="clear" w:color="auto" w:fill="FFFFFF"/>
                  <w:rPrChange w:id="1577" w:author="NERGUI BATBAYAR" w:date="2026-10-26T00:16:00Z">
                    <w:rPr>
                      <w:rFonts w:ascii="Segoe UI Historic" w:hAnsi="Segoe UI Historic" w:cs="Segoe UI Historic"/>
                      <w:color w:val="FFFFFF"/>
                      <w:sz w:val="23"/>
                      <w:szCs w:val="23"/>
                      <w:shd w:val="clear" w:color="auto" w:fill="FFFFFF"/>
                    </w:rPr>
                  </w:rPrChange>
                </w:rPr>
                <w:lastRenderedPageBreak/>
                <w:t xml:space="preserve">choices in some translations by replacing them with more suitable terms. I also corrected a section that incorrectly suggested I had not performed the preliminary data checks, clarifying that I had carried them out in </w:t>
              </w:r>
              <w:proofErr w:type="spellStart"/>
              <w:r w:rsidRPr="00E551AD">
                <w:rPr>
                  <w:color w:val="000000" w:themeColor="text1"/>
                  <w:sz w:val="24"/>
                  <w:szCs w:val="24"/>
                  <w:shd w:val="clear" w:color="auto" w:fill="FFFFFF"/>
                  <w:rPrChange w:id="1578" w:author="NERGUI BATBAYAR" w:date="2026-10-26T00:16:00Z">
                    <w:rPr>
                      <w:rFonts w:ascii="Segoe UI Historic" w:hAnsi="Segoe UI Historic" w:cs="Segoe UI Historic"/>
                      <w:color w:val="FFFFFF"/>
                      <w:sz w:val="23"/>
                      <w:szCs w:val="23"/>
                      <w:shd w:val="clear" w:color="auto" w:fill="FFFFFF"/>
                    </w:rPr>
                  </w:rPrChange>
                </w:rPr>
                <w:t>Jupyter</w:t>
              </w:r>
              <w:proofErr w:type="spellEnd"/>
              <w:r w:rsidRPr="00E551AD">
                <w:rPr>
                  <w:color w:val="000000" w:themeColor="text1"/>
                  <w:sz w:val="24"/>
                  <w:szCs w:val="24"/>
                  <w:shd w:val="clear" w:color="auto" w:fill="FFFFFF"/>
                  <w:rPrChange w:id="1579" w:author="NERGUI BATBAYAR" w:date="2026-10-26T00:16:00Z">
                    <w:rPr>
                      <w:rFonts w:ascii="Segoe UI Historic" w:hAnsi="Segoe UI Historic" w:cs="Segoe UI Historic"/>
                      <w:color w:val="FFFFFF"/>
                      <w:sz w:val="23"/>
                      <w:szCs w:val="23"/>
                      <w:shd w:val="clear" w:color="auto" w:fill="FFFFFF"/>
                    </w:rPr>
                  </w:rPrChange>
                </w:rPr>
                <w:t xml:space="preserve"> Notebook.</w:t>
              </w:r>
            </w:ins>
          </w:p>
        </w:tc>
      </w:tr>
      <w:tr w:rsidR="00D452D4" w:rsidRPr="00D452D4" w14:paraId="6AC6F245" w14:textId="77777777" w:rsidTr="005A1BF3">
        <w:trPr>
          <w:trHeight w:val="3059"/>
          <w:jc w:val="center"/>
          <w:ins w:id="1580" w:author="NERGUI BATBAYAR" w:date="2026-10-25T23:43:00Z"/>
          <w:trPrChange w:id="1581" w:author="NERGUI BATBAYAR" w:date="2026-10-26T01:36:00Z">
            <w:trPr>
              <w:trHeight w:val="2057"/>
              <w:jc w:val="center"/>
            </w:trPr>
          </w:trPrChange>
        </w:trPr>
        <w:tc>
          <w:tcPr>
            <w:tcW w:w="1550" w:type="dxa"/>
            <w:tcPrChange w:id="1582" w:author="NERGUI BATBAYAR" w:date="2026-10-26T01:36:00Z">
              <w:tcPr>
                <w:tcW w:w="2284" w:type="dxa"/>
              </w:tcPr>
            </w:tcPrChange>
          </w:tcPr>
          <w:p w14:paraId="4697FE06" w14:textId="77777777" w:rsidR="00DB6124" w:rsidRPr="00E551AD" w:rsidRDefault="00DB6124" w:rsidP="00DB6124">
            <w:pPr>
              <w:rPr>
                <w:ins w:id="1583" w:author="NERGUI BATBAYAR" w:date="2026-10-25T23:46:00Z"/>
                <w:sz w:val="24"/>
                <w:szCs w:val="24"/>
                <w:rPrChange w:id="1584" w:author="NERGUI BATBAYAR" w:date="2026-10-26T00:16:00Z">
                  <w:rPr>
                    <w:ins w:id="1585" w:author="NERGUI BATBAYAR" w:date="2026-10-25T23:46:00Z"/>
                  </w:rPr>
                </w:rPrChange>
              </w:rPr>
            </w:pPr>
            <w:ins w:id="1586" w:author="NERGUI BATBAYAR" w:date="2026-10-25T23:46:00Z">
              <w:r w:rsidRPr="00E551AD">
                <w:rPr>
                  <w:b/>
                  <w:bCs/>
                  <w:sz w:val="24"/>
                  <w:szCs w:val="24"/>
                  <w:rPrChange w:id="1587" w:author="NERGUI BATBAYAR" w:date="2026-10-26T00:16:00Z">
                    <w:rPr>
                      <w:b/>
                      <w:bCs/>
                    </w:rPr>
                  </w:rPrChange>
                </w:rPr>
                <w:lastRenderedPageBreak/>
                <w:t>Diligence</w:t>
              </w:r>
            </w:ins>
          </w:p>
          <w:p w14:paraId="4CC353FB" w14:textId="4FF8FF6D" w:rsidR="00DB6124" w:rsidRPr="00E551AD" w:rsidRDefault="00DB6124" w:rsidP="00DB6124">
            <w:pPr>
              <w:rPr>
                <w:ins w:id="1588" w:author="NERGUI BATBAYAR" w:date="2026-10-25T23:43:00Z"/>
                <w:b/>
                <w:bCs/>
                <w:sz w:val="24"/>
                <w:szCs w:val="24"/>
                <w:rPrChange w:id="1589" w:author="NERGUI BATBAYAR" w:date="2026-10-26T00:16:00Z">
                  <w:rPr>
                    <w:ins w:id="1590" w:author="NERGUI BATBAYAR" w:date="2026-10-25T23:43:00Z"/>
                    <w:b/>
                    <w:bCs/>
                    <w:sz w:val="28"/>
                    <w:szCs w:val="28"/>
                  </w:rPr>
                </w:rPrChange>
              </w:rPr>
            </w:pPr>
            <w:ins w:id="1591" w:author="NERGUI BATBAYAR" w:date="2026-10-25T23:46:00Z">
              <w:r w:rsidRPr="00E551AD">
                <w:rPr>
                  <w:i/>
                  <w:iCs/>
                  <w:sz w:val="24"/>
                  <w:szCs w:val="24"/>
                  <w:rPrChange w:id="1592" w:author="NERGUI BATBAYAR" w:date="2026-10-26T00:16:00Z">
                    <w:rPr>
                      <w:i/>
                      <w:iCs/>
                    </w:rPr>
                  </w:rPrChange>
                </w:rPr>
                <w:t>Responsibility for your AI use</w:t>
              </w:r>
            </w:ins>
          </w:p>
        </w:tc>
        <w:tc>
          <w:tcPr>
            <w:tcW w:w="1852" w:type="dxa"/>
            <w:tcPrChange w:id="1593" w:author="NERGUI BATBAYAR" w:date="2026-10-26T01:36:00Z">
              <w:tcPr>
                <w:tcW w:w="2998" w:type="dxa"/>
              </w:tcPr>
            </w:tcPrChange>
          </w:tcPr>
          <w:p w14:paraId="7C79AD61" w14:textId="1B0BA55A" w:rsidR="00DB6124" w:rsidRPr="00E551AD" w:rsidRDefault="00DB6124" w:rsidP="00DB6124">
            <w:pPr>
              <w:rPr>
                <w:ins w:id="1594" w:author="NERGUI BATBAYAR" w:date="2026-10-25T23:43:00Z"/>
                <w:b/>
                <w:bCs/>
                <w:sz w:val="24"/>
                <w:szCs w:val="24"/>
                <w:rPrChange w:id="1595" w:author="NERGUI BATBAYAR" w:date="2026-10-26T00:16:00Z">
                  <w:rPr>
                    <w:ins w:id="1596" w:author="NERGUI BATBAYAR" w:date="2026-10-25T23:43:00Z"/>
                    <w:b/>
                    <w:bCs/>
                    <w:sz w:val="28"/>
                    <w:szCs w:val="28"/>
                  </w:rPr>
                </w:rPrChange>
              </w:rPr>
            </w:pPr>
            <w:ins w:id="1597" w:author="NERGUI BATBAYAR" w:date="2026-10-26T00:03:00Z">
              <w:r w:rsidRPr="00E551AD">
                <w:rPr>
                  <w:sz w:val="24"/>
                  <w:szCs w:val="24"/>
                  <w:rPrChange w:id="1598" w:author="NERGUI BATBAYAR" w:date="2026-10-26T00:16:00Z">
                    <w:rPr/>
                  </w:rPrChange>
                </w:rPr>
                <w:t>Declare all AI tools used and cite them here. Briefly outline how you considered data protection, copyright, and ethical responsibilities when choosing what to input into any AI system. Unauthorised use is subject to CCT disciplinary procedures.</w:t>
              </w:r>
            </w:ins>
          </w:p>
        </w:tc>
        <w:tc>
          <w:tcPr>
            <w:tcW w:w="1881" w:type="dxa"/>
            <w:tcPrChange w:id="1599" w:author="NERGUI BATBAYAR" w:date="2026-10-26T01:36:00Z">
              <w:tcPr>
                <w:tcW w:w="3047" w:type="dxa"/>
              </w:tcPr>
            </w:tcPrChange>
          </w:tcPr>
          <w:p w14:paraId="28D3225F" w14:textId="77777777" w:rsidR="00DB6124" w:rsidRPr="00E551AD" w:rsidRDefault="00DB6124" w:rsidP="00DB6124">
            <w:pPr>
              <w:rPr>
                <w:ins w:id="1600" w:author="NERGUI BATBAYAR" w:date="2026-10-26T00:03:00Z"/>
                <w:sz w:val="24"/>
                <w:szCs w:val="24"/>
                <w:rPrChange w:id="1601" w:author="NERGUI BATBAYAR" w:date="2026-10-26T00:16:00Z">
                  <w:rPr>
                    <w:ins w:id="1602" w:author="NERGUI BATBAYAR" w:date="2026-10-26T00:03:00Z"/>
                    <w:sz w:val="20"/>
                    <w:szCs w:val="20"/>
                  </w:rPr>
                </w:rPrChange>
              </w:rPr>
            </w:pPr>
            <w:ins w:id="1603" w:author="NERGUI BATBAYAR" w:date="2026-10-26T00:03:00Z">
              <w:r w:rsidRPr="00E551AD">
                <w:rPr>
                  <w:sz w:val="24"/>
                  <w:szCs w:val="24"/>
                  <w:rPrChange w:id="1604" w:author="NERGUI BATBAYAR" w:date="2026-10-26T00:16:00Z">
                    <w:rPr>
                      <w:sz w:val="20"/>
                      <w:szCs w:val="20"/>
                    </w:rPr>
                  </w:rPrChange>
                </w:rPr>
                <w:t>Declare all AI tools used. Do not enter personal, confidential or sensitive information into AI tools. Any external sources used should be appropriately referenced.</w:t>
              </w:r>
            </w:ins>
          </w:p>
          <w:p w14:paraId="46DA6496" w14:textId="77777777" w:rsidR="00DB6124" w:rsidRPr="00E551AD" w:rsidRDefault="00DB6124" w:rsidP="00DB6124">
            <w:pPr>
              <w:rPr>
                <w:ins w:id="1605" w:author="NERGUI BATBAYAR" w:date="2026-10-26T00:03:00Z"/>
                <w:sz w:val="24"/>
                <w:szCs w:val="24"/>
                <w:rPrChange w:id="1606" w:author="NERGUI BATBAYAR" w:date="2026-10-26T00:16:00Z">
                  <w:rPr>
                    <w:ins w:id="1607" w:author="NERGUI BATBAYAR" w:date="2026-10-26T00:03:00Z"/>
                    <w:sz w:val="20"/>
                    <w:szCs w:val="20"/>
                  </w:rPr>
                </w:rPrChange>
              </w:rPr>
            </w:pPr>
          </w:p>
          <w:p w14:paraId="4351B2AC" w14:textId="77777777" w:rsidR="00DB6124" w:rsidRPr="00E551AD" w:rsidRDefault="00DB6124" w:rsidP="00DB6124">
            <w:pPr>
              <w:rPr>
                <w:ins w:id="1608" w:author="NERGUI BATBAYAR" w:date="2026-10-26T00:03:00Z"/>
                <w:sz w:val="24"/>
                <w:szCs w:val="24"/>
                <w:rPrChange w:id="1609" w:author="NERGUI BATBAYAR" w:date="2026-10-26T00:16:00Z">
                  <w:rPr>
                    <w:ins w:id="1610" w:author="NERGUI BATBAYAR" w:date="2026-10-26T00:03:00Z"/>
                    <w:sz w:val="20"/>
                    <w:szCs w:val="20"/>
                  </w:rPr>
                </w:rPrChange>
              </w:rPr>
            </w:pPr>
          </w:p>
          <w:p w14:paraId="62FD6357" w14:textId="77777777" w:rsidR="00DB6124" w:rsidRPr="00E551AD" w:rsidRDefault="00DB6124" w:rsidP="00DB6124">
            <w:pPr>
              <w:rPr>
                <w:ins w:id="1611" w:author="NERGUI BATBAYAR" w:date="2026-10-25T23:43:00Z"/>
                <w:b/>
                <w:bCs/>
                <w:sz w:val="24"/>
                <w:szCs w:val="24"/>
                <w:rPrChange w:id="1612" w:author="NERGUI BATBAYAR" w:date="2026-10-26T00:16:00Z">
                  <w:rPr>
                    <w:ins w:id="1613" w:author="NERGUI BATBAYAR" w:date="2026-10-25T23:43:00Z"/>
                    <w:b/>
                    <w:bCs/>
                    <w:sz w:val="28"/>
                    <w:szCs w:val="28"/>
                  </w:rPr>
                </w:rPrChange>
              </w:rPr>
            </w:pPr>
          </w:p>
        </w:tc>
        <w:tc>
          <w:tcPr>
            <w:tcW w:w="3509" w:type="dxa"/>
            <w:tcPrChange w:id="1614" w:author="NERGUI BATBAYAR" w:date="2026-10-26T01:36:00Z">
              <w:tcPr>
                <w:tcW w:w="5828" w:type="dxa"/>
              </w:tcPr>
            </w:tcPrChange>
          </w:tcPr>
          <w:p w14:paraId="2DD8D93F" w14:textId="5BD7C4AF" w:rsidR="00DB6124" w:rsidRPr="00E551AD" w:rsidRDefault="00E551AD" w:rsidP="00DB6124">
            <w:pPr>
              <w:rPr>
                <w:ins w:id="1615" w:author="NERGUI BATBAYAR" w:date="2026-10-25T23:43:00Z"/>
                <w:b/>
                <w:bCs/>
                <w:color w:val="000000" w:themeColor="text1"/>
                <w:sz w:val="24"/>
                <w:szCs w:val="24"/>
                <w:rPrChange w:id="1616" w:author="NERGUI BATBAYAR" w:date="2026-10-26T00:16:00Z">
                  <w:rPr>
                    <w:ins w:id="1617" w:author="NERGUI BATBAYAR" w:date="2026-10-25T23:43:00Z"/>
                    <w:b/>
                    <w:bCs/>
                    <w:sz w:val="28"/>
                    <w:szCs w:val="28"/>
                  </w:rPr>
                </w:rPrChange>
              </w:rPr>
            </w:pPr>
            <w:ins w:id="1618" w:author="NERGUI BATBAYAR" w:date="2026-10-26T00:16:00Z">
              <w:r w:rsidRPr="00E551AD">
                <w:rPr>
                  <w:color w:val="000000" w:themeColor="text1"/>
                  <w:sz w:val="24"/>
                  <w:szCs w:val="24"/>
                  <w:shd w:val="clear" w:color="auto" w:fill="FFFFFF"/>
                  <w:rPrChange w:id="1619" w:author="NERGUI BATBAYAR" w:date="2026-10-26T00:16:00Z">
                    <w:rPr>
                      <w:rFonts w:ascii="Segoe UI Historic" w:hAnsi="Segoe UI Historic" w:cs="Segoe UI Historic"/>
                      <w:color w:val="FFFFFF"/>
                      <w:sz w:val="23"/>
                      <w:szCs w:val="23"/>
                      <w:shd w:val="clear" w:color="auto" w:fill="FFFFFF"/>
                    </w:rPr>
                  </w:rPrChange>
                </w:rPr>
                <w:t>The AI tool I used was ChatGPT (OpenAI). I openly acknowledge its assistance with translation, drafting and editing text, and providing explanations. I take responsibility for verifying the accuracy of the final report, its references, and permission to use the data.</w:t>
              </w:r>
            </w:ins>
          </w:p>
        </w:tc>
      </w:tr>
    </w:tbl>
    <w:p w14:paraId="2280703B" w14:textId="77777777" w:rsidR="00D452D4" w:rsidRDefault="00D452D4">
      <w:pPr>
        <w:pStyle w:val="Heading1"/>
        <w:numPr>
          <w:ilvl w:val="0"/>
          <w:numId w:val="0"/>
        </w:numPr>
        <w:rPr>
          <w:ins w:id="1620" w:author="NERGUI BATBAYAR" w:date="2026-10-26T00:38:00Z"/>
          <w:rFonts w:cs="Calibri"/>
          <w:b/>
          <w:bCs/>
          <w:sz w:val="24"/>
          <w:szCs w:val="24"/>
        </w:rPr>
        <w:sectPr w:rsidR="00D452D4" w:rsidSect="005A1BF3">
          <w:footerReference w:type="default" r:id="rId16"/>
          <w:pgSz w:w="11906" w:h="16838"/>
          <w:pgMar w:top="1440" w:right="1440" w:bottom="1440" w:left="1440" w:header="706" w:footer="706" w:gutter="0"/>
          <w:pgNumType w:start="1"/>
          <w:cols w:space="720"/>
          <w:sectPrChange w:id="1621" w:author="NERGUI BATBAYAR" w:date="2026-10-26T01:36:00Z">
            <w:sectPr w:rsidR="00D452D4" w:rsidSect="005A1BF3">
              <w:pgMar w:top="1440" w:right="1440" w:bottom="1440" w:left="1440" w:header="708" w:footer="708" w:gutter="0"/>
            </w:sectPr>
          </w:sectPrChange>
        </w:sectPr>
      </w:pPr>
    </w:p>
    <w:p w14:paraId="3F6FA7D3" w14:textId="4180DC0C" w:rsidR="0051184F" w:rsidDel="009C3A95" w:rsidRDefault="009C3A95" w:rsidP="009C3A95">
      <w:pPr>
        <w:rPr>
          <w:del w:id="1622" w:author="NERGUI BATBAYAR" w:date="2026-10-25T23:43:00Z"/>
          <w:b/>
          <w:bCs/>
          <w:sz w:val="28"/>
          <w:szCs w:val="28"/>
        </w:rPr>
      </w:pPr>
      <w:ins w:id="1623" w:author="NERGUI BATBAYAR" w:date="2026-10-26T01:40:00Z">
        <w:r w:rsidRPr="009C3A95">
          <w:rPr>
            <w:b/>
            <w:bCs/>
            <w:sz w:val="28"/>
            <w:szCs w:val="28"/>
            <w:rPrChange w:id="1624" w:author="NERGUI BATBAYAR" w:date="2026-10-26T01:42:00Z">
              <w:rPr>
                <w:b/>
                <w:bCs/>
                <w:sz w:val="24"/>
                <w:szCs w:val="24"/>
              </w:rPr>
            </w:rPrChange>
          </w:rPr>
          <w:lastRenderedPageBreak/>
          <w:t xml:space="preserve">12 B AI </w:t>
        </w:r>
      </w:ins>
      <w:ins w:id="1625" w:author="NERGUI BATBAYAR" w:date="2026-10-26T01:41:00Z">
        <w:r w:rsidRPr="009C3A95">
          <w:rPr>
            <w:b/>
            <w:bCs/>
            <w:sz w:val="28"/>
            <w:szCs w:val="28"/>
            <w:rPrChange w:id="1626" w:author="NERGUI BATBAYAR" w:date="2026-10-26T01:42:00Z">
              <w:rPr>
                <w:b/>
                <w:bCs/>
                <w:sz w:val="24"/>
                <w:szCs w:val="24"/>
              </w:rPr>
            </w:rPrChange>
          </w:rPr>
          <w:t>Prompts and Outputs</w:t>
        </w:r>
      </w:ins>
      <w:del w:id="1627" w:author="NERGUI BATBAYAR" w:date="2026-10-25T11:37:00Z">
        <w:r w:rsidR="00E73B14" w:rsidRPr="009C3A95" w:rsidDel="000C24F0">
          <w:rPr>
            <w:sz w:val="28"/>
            <w:szCs w:val="28"/>
            <w:rPrChange w:id="1628" w:author="NERGUI BATBAYAR" w:date="2026-10-26T01:42:00Z">
              <w:rPr/>
            </w:rPrChange>
          </w:rPr>
          <w:delText>Appendix</w:delText>
        </w:r>
      </w:del>
    </w:p>
    <w:p w14:paraId="5F139922" w14:textId="77777777" w:rsidR="009C3A95" w:rsidRDefault="009C3A95">
      <w:pPr>
        <w:pStyle w:val="Heading1"/>
        <w:numPr>
          <w:ilvl w:val="0"/>
          <w:numId w:val="0"/>
        </w:numPr>
        <w:rPr>
          <w:ins w:id="1629" w:author="NERGUI BATBAYAR" w:date="2026-10-26T01:42:00Z"/>
          <w:rFonts w:eastAsia="Calibri" w:cs="Calibri"/>
          <w:b/>
          <w:bCs/>
          <w:color w:val="auto"/>
          <w:spacing w:val="0"/>
          <w:kern w:val="0"/>
          <w:sz w:val="28"/>
          <w:szCs w:val="28"/>
        </w:rPr>
      </w:pPr>
    </w:p>
    <w:p w14:paraId="2C7B618B" w14:textId="4635AC27" w:rsidR="009C3A95" w:rsidRDefault="00C4728B" w:rsidP="009C3A95">
      <w:pPr>
        <w:rPr>
          <w:ins w:id="1630" w:author="NERGUI BATBAYAR" w:date="2026-10-26T01:42:00Z"/>
        </w:rPr>
      </w:pPr>
      <w:ins w:id="1631" w:author="NERGUI BATBAYAR" w:date="2026-10-26T01:57:00Z">
        <w:r>
          <w:rPr>
            <w:noProof/>
          </w:rPr>
          <w:lastRenderedPageBreak/>
          <w:drawing>
            <wp:inline distT="0" distB="0" distL="0" distR="0" wp14:anchorId="694417C9" wp14:editId="058C4B89">
              <wp:extent cx="5607023" cy="8863330"/>
              <wp:effectExtent l="0" t="0" r="0" b="0"/>
              <wp:docPr id="4229678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967818" name="Picture 422967818"/>
                      <pic:cNvPicPr/>
                    </pic:nvPicPr>
                    <pic:blipFill>
                      <a:blip r:embed="rId17">
                        <a:extLst>
                          <a:ext uri="{28A0092B-C50C-407E-A947-70E740481C1C}">
                            <a14:useLocalDpi xmlns:a14="http://schemas.microsoft.com/office/drawing/2010/main" val="0"/>
                          </a:ext>
                        </a:extLst>
                      </a:blip>
                      <a:stretch>
                        <a:fillRect/>
                      </a:stretch>
                    </pic:blipFill>
                    <pic:spPr>
                      <a:xfrm>
                        <a:off x="0" y="0"/>
                        <a:ext cx="5620358" cy="8884410"/>
                      </a:xfrm>
                      <a:prstGeom prst="rect">
                        <a:avLst/>
                      </a:prstGeom>
                    </pic:spPr>
                  </pic:pic>
                </a:graphicData>
              </a:graphic>
            </wp:inline>
          </w:drawing>
        </w:r>
        <w:r>
          <w:rPr>
            <w:noProof/>
          </w:rPr>
          <w:lastRenderedPageBreak/>
          <w:drawing>
            <wp:inline distT="0" distB="0" distL="0" distR="0" wp14:anchorId="6A3DA232" wp14:editId="28108744">
              <wp:extent cx="5560330" cy="8863330"/>
              <wp:effectExtent l="0" t="0" r="2540" b="0"/>
              <wp:docPr id="93287655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876559" name="Picture 932876559"/>
                      <pic:cNvPicPr/>
                    </pic:nvPicPr>
                    <pic:blipFill>
                      <a:blip r:embed="rId18">
                        <a:extLst>
                          <a:ext uri="{28A0092B-C50C-407E-A947-70E740481C1C}">
                            <a14:useLocalDpi xmlns:a14="http://schemas.microsoft.com/office/drawing/2010/main" val="0"/>
                          </a:ext>
                        </a:extLst>
                      </a:blip>
                      <a:stretch>
                        <a:fillRect/>
                      </a:stretch>
                    </pic:blipFill>
                    <pic:spPr>
                      <a:xfrm>
                        <a:off x="0" y="0"/>
                        <a:ext cx="5569350" cy="8877709"/>
                      </a:xfrm>
                      <a:prstGeom prst="rect">
                        <a:avLst/>
                      </a:prstGeom>
                    </pic:spPr>
                  </pic:pic>
                </a:graphicData>
              </a:graphic>
            </wp:inline>
          </w:drawing>
        </w:r>
        <w:r>
          <w:rPr>
            <w:noProof/>
          </w:rPr>
          <w:lastRenderedPageBreak/>
          <w:drawing>
            <wp:inline distT="0" distB="0" distL="0" distR="0" wp14:anchorId="0E9AE05D" wp14:editId="3EE61D47">
              <wp:extent cx="5548657" cy="8862914"/>
              <wp:effectExtent l="0" t="0" r="0" b="0"/>
              <wp:docPr id="41189264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892641" name="Picture 411892641"/>
                      <pic:cNvPicPr/>
                    </pic:nvPicPr>
                    <pic:blipFill>
                      <a:blip r:embed="rId19">
                        <a:extLst>
                          <a:ext uri="{28A0092B-C50C-407E-A947-70E740481C1C}">
                            <a14:useLocalDpi xmlns:a14="http://schemas.microsoft.com/office/drawing/2010/main" val="0"/>
                          </a:ext>
                        </a:extLst>
                      </a:blip>
                      <a:stretch>
                        <a:fillRect/>
                      </a:stretch>
                    </pic:blipFill>
                    <pic:spPr>
                      <a:xfrm>
                        <a:off x="0" y="0"/>
                        <a:ext cx="5562441" cy="8884931"/>
                      </a:xfrm>
                      <a:prstGeom prst="rect">
                        <a:avLst/>
                      </a:prstGeom>
                    </pic:spPr>
                  </pic:pic>
                </a:graphicData>
              </a:graphic>
            </wp:inline>
          </w:drawing>
        </w:r>
        <w:r>
          <w:rPr>
            <w:noProof/>
          </w:rPr>
          <w:lastRenderedPageBreak/>
          <w:drawing>
            <wp:inline distT="0" distB="0" distL="0" distR="0" wp14:anchorId="73C3C0DE" wp14:editId="2ED0EFB7">
              <wp:extent cx="5536984" cy="8862826"/>
              <wp:effectExtent l="0" t="0" r="6985" b="0"/>
              <wp:docPr id="214469944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699441" name="Picture 2144699441"/>
                      <pic:cNvPicPr/>
                    </pic:nvPicPr>
                    <pic:blipFill>
                      <a:blip r:embed="rId20">
                        <a:extLst>
                          <a:ext uri="{28A0092B-C50C-407E-A947-70E740481C1C}">
                            <a14:useLocalDpi xmlns:a14="http://schemas.microsoft.com/office/drawing/2010/main" val="0"/>
                          </a:ext>
                        </a:extLst>
                      </a:blip>
                      <a:stretch>
                        <a:fillRect/>
                      </a:stretch>
                    </pic:blipFill>
                    <pic:spPr>
                      <a:xfrm>
                        <a:off x="0" y="0"/>
                        <a:ext cx="5541662" cy="8870314"/>
                      </a:xfrm>
                      <a:prstGeom prst="rect">
                        <a:avLst/>
                      </a:prstGeom>
                    </pic:spPr>
                  </pic:pic>
                </a:graphicData>
              </a:graphic>
            </wp:inline>
          </w:drawing>
        </w:r>
        <w:r>
          <w:rPr>
            <w:noProof/>
          </w:rPr>
          <w:lastRenderedPageBreak/>
          <w:drawing>
            <wp:inline distT="0" distB="0" distL="0" distR="0" wp14:anchorId="5E34F3CD" wp14:editId="232339B4">
              <wp:extent cx="5552548" cy="8863330"/>
              <wp:effectExtent l="0" t="0" r="0" b="0"/>
              <wp:docPr id="143239476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394767" name="Picture 1432394767"/>
                      <pic:cNvPicPr/>
                    </pic:nvPicPr>
                    <pic:blipFill>
                      <a:blip r:embed="rId21">
                        <a:extLst>
                          <a:ext uri="{28A0092B-C50C-407E-A947-70E740481C1C}">
                            <a14:useLocalDpi xmlns:a14="http://schemas.microsoft.com/office/drawing/2010/main" val="0"/>
                          </a:ext>
                        </a:extLst>
                      </a:blip>
                      <a:stretch>
                        <a:fillRect/>
                      </a:stretch>
                    </pic:blipFill>
                    <pic:spPr>
                      <a:xfrm>
                        <a:off x="0" y="0"/>
                        <a:ext cx="5568004" cy="8888002"/>
                      </a:xfrm>
                      <a:prstGeom prst="rect">
                        <a:avLst/>
                      </a:prstGeom>
                    </pic:spPr>
                  </pic:pic>
                </a:graphicData>
              </a:graphic>
            </wp:inline>
          </w:drawing>
        </w:r>
        <w:r>
          <w:rPr>
            <w:noProof/>
          </w:rPr>
          <w:lastRenderedPageBreak/>
          <w:drawing>
            <wp:inline distT="0" distB="0" distL="0" distR="0" wp14:anchorId="1CD75D33" wp14:editId="49367678">
              <wp:extent cx="3990340" cy="8863330"/>
              <wp:effectExtent l="0" t="0" r="0" b="0"/>
              <wp:docPr id="24736256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362561" name="Picture 247362561"/>
                      <pic:cNvPicPr/>
                    </pic:nvPicPr>
                    <pic:blipFill>
                      <a:blip r:embed="rId22">
                        <a:extLst>
                          <a:ext uri="{28A0092B-C50C-407E-A947-70E740481C1C}">
                            <a14:useLocalDpi xmlns:a14="http://schemas.microsoft.com/office/drawing/2010/main" val="0"/>
                          </a:ext>
                        </a:extLst>
                      </a:blip>
                      <a:stretch>
                        <a:fillRect/>
                      </a:stretch>
                    </pic:blipFill>
                    <pic:spPr>
                      <a:xfrm>
                        <a:off x="0" y="0"/>
                        <a:ext cx="3990340" cy="8863330"/>
                      </a:xfrm>
                      <a:prstGeom prst="rect">
                        <a:avLst/>
                      </a:prstGeom>
                    </pic:spPr>
                  </pic:pic>
                </a:graphicData>
              </a:graphic>
            </wp:inline>
          </w:drawing>
        </w:r>
        <w:r>
          <w:rPr>
            <w:noProof/>
          </w:rPr>
          <w:lastRenderedPageBreak/>
          <w:drawing>
            <wp:inline distT="0" distB="0" distL="0" distR="0" wp14:anchorId="312C2920" wp14:editId="496BBFA5">
              <wp:extent cx="3990340" cy="8863330"/>
              <wp:effectExtent l="0" t="0" r="0" b="0"/>
              <wp:docPr id="46558707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587075" name="Picture 465587075"/>
                      <pic:cNvPicPr/>
                    </pic:nvPicPr>
                    <pic:blipFill>
                      <a:blip r:embed="rId23">
                        <a:extLst>
                          <a:ext uri="{28A0092B-C50C-407E-A947-70E740481C1C}">
                            <a14:useLocalDpi xmlns:a14="http://schemas.microsoft.com/office/drawing/2010/main" val="0"/>
                          </a:ext>
                        </a:extLst>
                      </a:blip>
                      <a:stretch>
                        <a:fillRect/>
                      </a:stretch>
                    </pic:blipFill>
                    <pic:spPr>
                      <a:xfrm>
                        <a:off x="0" y="0"/>
                        <a:ext cx="3990340" cy="8863330"/>
                      </a:xfrm>
                      <a:prstGeom prst="rect">
                        <a:avLst/>
                      </a:prstGeom>
                    </pic:spPr>
                  </pic:pic>
                </a:graphicData>
              </a:graphic>
            </wp:inline>
          </w:drawing>
        </w:r>
        <w:r>
          <w:rPr>
            <w:noProof/>
          </w:rPr>
          <w:lastRenderedPageBreak/>
          <w:drawing>
            <wp:inline distT="0" distB="0" distL="0" distR="0" wp14:anchorId="6113B1A9" wp14:editId="45A405EA">
              <wp:extent cx="3990340" cy="8863330"/>
              <wp:effectExtent l="0" t="0" r="0" b="0"/>
              <wp:docPr id="120265681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656819" name="Picture 1202656819"/>
                      <pic:cNvPicPr/>
                    </pic:nvPicPr>
                    <pic:blipFill>
                      <a:blip r:embed="rId24">
                        <a:extLst>
                          <a:ext uri="{28A0092B-C50C-407E-A947-70E740481C1C}">
                            <a14:useLocalDpi xmlns:a14="http://schemas.microsoft.com/office/drawing/2010/main" val="0"/>
                          </a:ext>
                        </a:extLst>
                      </a:blip>
                      <a:stretch>
                        <a:fillRect/>
                      </a:stretch>
                    </pic:blipFill>
                    <pic:spPr>
                      <a:xfrm>
                        <a:off x="0" y="0"/>
                        <a:ext cx="3990340" cy="8863330"/>
                      </a:xfrm>
                      <a:prstGeom prst="rect">
                        <a:avLst/>
                      </a:prstGeom>
                    </pic:spPr>
                  </pic:pic>
                </a:graphicData>
              </a:graphic>
            </wp:inline>
          </w:drawing>
        </w:r>
        <w:r>
          <w:rPr>
            <w:noProof/>
          </w:rPr>
          <w:lastRenderedPageBreak/>
          <w:drawing>
            <wp:inline distT="0" distB="0" distL="0" distR="0" wp14:anchorId="121AFF60" wp14:editId="4083CE34">
              <wp:extent cx="3990340" cy="8863330"/>
              <wp:effectExtent l="0" t="0" r="0" b="0"/>
              <wp:docPr id="183756342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563425" name="Picture 1837563425"/>
                      <pic:cNvPicPr/>
                    </pic:nvPicPr>
                    <pic:blipFill>
                      <a:blip r:embed="rId25">
                        <a:extLst>
                          <a:ext uri="{28A0092B-C50C-407E-A947-70E740481C1C}">
                            <a14:useLocalDpi xmlns:a14="http://schemas.microsoft.com/office/drawing/2010/main" val="0"/>
                          </a:ext>
                        </a:extLst>
                      </a:blip>
                      <a:stretch>
                        <a:fillRect/>
                      </a:stretch>
                    </pic:blipFill>
                    <pic:spPr>
                      <a:xfrm>
                        <a:off x="0" y="0"/>
                        <a:ext cx="3990340" cy="8863330"/>
                      </a:xfrm>
                      <a:prstGeom prst="rect">
                        <a:avLst/>
                      </a:prstGeom>
                    </pic:spPr>
                  </pic:pic>
                </a:graphicData>
              </a:graphic>
            </wp:inline>
          </w:drawing>
        </w:r>
        <w:r>
          <w:rPr>
            <w:noProof/>
          </w:rPr>
          <w:lastRenderedPageBreak/>
          <w:drawing>
            <wp:inline distT="0" distB="0" distL="0" distR="0" wp14:anchorId="0B9AE83D" wp14:editId="1B8A85D2">
              <wp:extent cx="3990340" cy="8863330"/>
              <wp:effectExtent l="0" t="0" r="0" b="0"/>
              <wp:docPr id="144361088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610880" name="Picture 1443610880"/>
                      <pic:cNvPicPr/>
                    </pic:nvPicPr>
                    <pic:blipFill>
                      <a:blip r:embed="rId26">
                        <a:extLst>
                          <a:ext uri="{28A0092B-C50C-407E-A947-70E740481C1C}">
                            <a14:useLocalDpi xmlns:a14="http://schemas.microsoft.com/office/drawing/2010/main" val="0"/>
                          </a:ext>
                        </a:extLst>
                      </a:blip>
                      <a:stretch>
                        <a:fillRect/>
                      </a:stretch>
                    </pic:blipFill>
                    <pic:spPr>
                      <a:xfrm>
                        <a:off x="0" y="0"/>
                        <a:ext cx="3990340" cy="8863330"/>
                      </a:xfrm>
                      <a:prstGeom prst="rect">
                        <a:avLst/>
                      </a:prstGeom>
                    </pic:spPr>
                  </pic:pic>
                </a:graphicData>
              </a:graphic>
            </wp:inline>
          </w:drawing>
        </w:r>
        <w:r>
          <w:rPr>
            <w:noProof/>
          </w:rPr>
          <w:lastRenderedPageBreak/>
          <w:drawing>
            <wp:inline distT="0" distB="0" distL="0" distR="0" wp14:anchorId="4555F63D" wp14:editId="2C3C9677">
              <wp:extent cx="3990340" cy="8863330"/>
              <wp:effectExtent l="0" t="0" r="0" b="0"/>
              <wp:docPr id="44573232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732324" name="Picture 445732324"/>
                      <pic:cNvPicPr/>
                    </pic:nvPicPr>
                    <pic:blipFill>
                      <a:blip r:embed="rId27">
                        <a:extLst>
                          <a:ext uri="{28A0092B-C50C-407E-A947-70E740481C1C}">
                            <a14:useLocalDpi xmlns:a14="http://schemas.microsoft.com/office/drawing/2010/main" val="0"/>
                          </a:ext>
                        </a:extLst>
                      </a:blip>
                      <a:stretch>
                        <a:fillRect/>
                      </a:stretch>
                    </pic:blipFill>
                    <pic:spPr>
                      <a:xfrm>
                        <a:off x="0" y="0"/>
                        <a:ext cx="3990340" cy="8863330"/>
                      </a:xfrm>
                      <a:prstGeom prst="rect">
                        <a:avLst/>
                      </a:prstGeom>
                    </pic:spPr>
                  </pic:pic>
                </a:graphicData>
              </a:graphic>
            </wp:inline>
          </w:drawing>
        </w:r>
        <w:r>
          <w:rPr>
            <w:noProof/>
          </w:rPr>
          <w:lastRenderedPageBreak/>
          <w:drawing>
            <wp:inline distT="0" distB="0" distL="0" distR="0" wp14:anchorId="7DD764C8" wp14:editId="2B653085">
              <wp:extent cx="3990340" cy="8863330"/>
              <wp:effectExtent l="0" t="0" r="0" b="0"/>
              <wp:docPr id="183889075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890754" name="Picture 1838890754"/>
                      <pic:cNvPicPr/>
                    </pic:nvPicPr>
                    <pic:blipFill>
                      <a:blip r:embed="rId28">
                        <a:extLst>
                          <a:ext uri="{28A0092B-C50C-407E-A947-70E740481C1C}">
                            <a14:useLocalDpi xmlns:a14="http://schemas.microsoft.com/office/drawing/2010/main" val="0"/>
                          </a:ext>
                        </a:extLst>
                      </a:blip>
                      <a:stretch>
                        <a:fillRect/>
                      </a:stretch>
                    </pic:blipFill>
                    <pic:spPr>
                      <a:xfrm>
                        <a:off x="0" y="0"/>
                        <a:ext cx="3990340" cy="8863330"/>
                      </a:xfrm>
                      <a:prstGeom prst="rect">
                        <a:avLst/>
                      </a:prstGeom>
                    </pic:spPr>
                  </pic:pic>
                </a:graphicData>
              </a:graphic>
            </wp:inline>
          </w:drawing>
        </w:r>
        <w:r>
          <w:rPr>
            <w:noProof/>
          </w:rPr>
          <w:lastRenderedPageBreak/>
          <w:drawing>
            <wp:inline distT="0" distB="0" distL="0" distR="0" wp14:anchorId="141A37D3" wp14:editId="64031743">
              <wp:extent cx="3990340" cy="8863330"/>
              <wp:effectExtent l="0" t="0" r="0" b="0"/>
              <wp:docPr id="158548285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482858" name="Picture 1585482858"/>
                      <pic:cNvPicPr/>
                    </pic:nvPicPr>
                    <pic:blipFill>
                      <a:blip r:embed="rId29">
                        <a:extLst>
                          <a:ext uri="{28A0092B-C50C-407E-A947-70E740481C1C}">
                            <a14:useLocalDpi xmlns:a14="http://schemas.microsoft.com/office/drawing/2010/main" val="0"/>
                          </a:ext>
                        </a:extLst>
                      </a:blip>
                      <a:stretch>
                        <a:fillRect/>
                      </a:stretch>
                    </pic:blipFill>
                    <pic:spPr>
                      <a:xfrm>
                        <a:off x="0" y="0"/>
                        <a:ext cx="3990340" cy="8863330"/>
                      </a:xfrm>
                      <a:prstGeom prst="rect">
                        <a:avLst/>
                      </a:prstGeom>
                    </pic:spPr>
                  </pic:pic>
                </a:graphicData>
              </a:graphic>
            </wp:inline>
          </w:drawing>
        </w:r>
      </w:ins>
    </w:p>
    <w:p w14:paraId="7FF957F9" w14:textId="77777777" w:rsidR="009C3A95" w:rsidRPr="009C3A95" w:rsidRDefault="009C3A95" w:rsidP="009C3A95">
      <w:pPr>
        <w:rPr>
          <w:ins w:id="1632" w:author="NERGUI BATBAYAR" w:date="2026-10-26T01:42:00Z"/>
          <w:rPrChange w:id="1633" w:author="NERGUI BATBAYAR" w:date="2026-10-26T01:42:00Z">
            <w:rPr>
              <w:ins w:id="1634" w:author="NERGUI BATBAYAR" w:date="2026-10-26T01:42:00Z"/>
              <w:rFonts w:cs="Calibri"/>
              <w:b/>
              <w:bCs/>
              <w:sz w:val="24"/>
              <w:szCs w:val="24"/>
            </w:rPr>
          </w:rPrChange>
        </w:rPr>
        <w:pPrChange w:id="1635" w:author="NERGUI BATBAYAR" w:date="2026-10-26T01:42:00Z">
          <w:pPr>
            <w:pStyle w:val="Heading1"/>
            <w:numPr>
              <w:numId w:val="0"/>
            </w:numPr>
          </w:pPr>
        </w:pPrChange>
      </w:pPr>
    </w:p>
    <w:p w14:paraId="2E73DB94" w14:textId="77777777" w:rsidR="009C3A95" w:rsidRDefault="009C3A95" w:rsidP="009C3A95">
      <w:pPr>
        <w:rPr>
          <w:ins w:id="1636" w:author="NERGUI BATBAYAR" w:date="2026-10-26T01:41:00Z"/>
        </w:rPr>
      </w:pPr>
    </w:p>
    <w:p w14:paraId="49F46D0E" w14:textId="77777777" w:rsidR="009C3A95" w:rsidRPr="009C3A95" w:rsidRDefault="009C3A95" w:rsidP="009C3A95">
      <w:pPr>
        <w:rPr>
          <w:ins w:id="1637" w:author="NERGUI BATBAYAR" w:date="2026-10-26T01:41:00Z"/>
          <w:rPrChange w:id="1638" w:author="NERGUI BATBAYAR" w:date="2026-10-26T01:41:00Z">
            <w:rPr>
              <w:ins w:id="1639" w:author="NERGUI BATBAYAR" w:date="2026-10-26T01:41:00Z"/>
              <w:b/>
              <w:bCs/>
              <w:sz w:val="24"/>
              <w:szCs w:val="24"/>
            </w:rPr>
          </w:rPrChange>
        </w:rPr>
      </w:pPr>
    </w:p>
    <w:p w14:paraId="1B01F99F" w14:textId="77777777" w:rsidR="00E551AD" w:rsidRPr="00DB6124" w:rsidRDefault="00E551AD">
      <w:pPr>
        <w:pStyle w:val="Heading1"/>
        <w:numPr>
          <w:ilvl w:val="0"/>
          <w:numId w:val="0"/>
        </w:numPr>
        <w:rPr>
          <w:ins w:id="1640" w:author="NERGUI BATBAYAR" w:date="2026-10-26T00:17:00Z"/>
          <w:rFonts w:cs="Calibri"/>
          <w:b/>
          <w:bCs/>
          <w:sz w:val="24"/>
          <w:szCs w:val="24"/>
          <w:rPrChange w:id="1641" w:author="NERGUI BATBAYAR" w:date="2026-10-25T23:57:00Z">
            <w:rPr>
              <w:ins w:id="1642" w:author="NERGUI BATBAYAR" w:date="2026-10-26T00:17:00Z"/>
            </w:rPr>
          </w:rPrChange>
        </w:rPr>
        <w:pPrChange w:id="1643" w:author="NERGUI BATBAYAR" w:date="2026-10-25T11:37:00Z">
          <w:pPr>
            <w:pStyle w:val="Heading1"/>
          </w:pPr>
        </w:pPrChange>
      </w:pPr>
    </w:p>
    <w:p w14:paraId="398614CE" w14:textId="77777777" w:rsidR="0051184F" w:rsidRPr="00DB6124" w:rsidRDefault="0051184F">
      <w:pPr>
        <w:rPr>
          <w:sz w:val="24"/>
          <w:szCs w:val="24"/>
          <w:rPrChange w:id="1644" w:author="NERGUI BATBAYAR" w:date="2026-10-25T23:57:00Z">
            <w:rPr/>
          </w:rPrChange>
        </w:rPr>
      </w:pPr>
    </w:p>
    <w:p w14:paraId="67D903CB" w14:textId="77777777" w:rsidR="0051184F" w:rsidRPr="00DB6124" w:rsidRDefault="0051184F">
      <w:pPr>
        <w:rPr>
          <w:color w:val="FF0000"/>
          <w:sz w:val="24"/>
          <w:szCs w:val="24"/>
          <w:rPrChange w:id="1645" w:author="NERGUI BATBAYAR" w:date="2026-10-25T23:57:00Z">
            <w:rPr>
              <w:color w:val="FF0000"/>
            </w:rPr>
          </w:rPrChange>
        </w:rPr>
      </w:pPr>
    </w:p>
    <w:p w14:paraId="0B735E3D" w14:textId="09769AC9" w:rsidR="0051184F" w:rsidRPr="007F59E8" w:rsidDel="002174B9" w:rsidRDefault="00E73B14">
      <w:pPr>
        <w:rPr>
          <w:del w:id="1646" w:author="NERGUI BATBAYAR" w:date="2026-10-25T22:45:00Z"/>
          <w:rFonts w:ascii="Times New Roman" w:hAnsi="Times New Roman" w:cs="Times New Roman"/>
          <w:color w:val="FF0000"/>
          <w:sz w:val="24"/>
          <w:szCs w:val="24"/>
          <w:rPrChange w:id="1647" w:author="NERGUI BATBAYAR" w:date="2026-10-23T21:03:00Z">
            <w:rPr>
              <w:del w:id="1648" w:author="NERGUI BATBAYAR" w:date="2026-10-25T22:45:00Z"/>
              <w:color w:val="FF0000"/>
            </w:rPr>
          </w:rPrChange>
        </w:rPr>
      </w:pPr>
      <w:del w:id="1649" w:author="NERGUI BATBAYAR" w:date="2026-10-25T22:45:00Z">
        <w:r w:rsidRPr="007F59E8" w:rsidDel="002174B9">
          <w:rPr>
            <w:rFonts w:ascii="Times New Roman" w:hAnsi="Times New Roman" w:cs="Times New Roman"/>
            <w:color w:val="FF0000"/>
            <w:sz w:val="24"/>
            <w:szCs w:val="24"/>
            <w:rPrChange w:id="1650" w:author="NERGUI BATBAYAR" w:date="2026-10-23T21:03:00Z">
              <w:rPr>
                <w:color w:val="FF0000"/>
              </w:rPr>
            </w:rPrChange>
          </w:rPr>
          <w:delText xml:space="preserve">If you have used AI tools in your work, you must include screenshots of your requests in the appendix. </w:delText>
        </w:r>
      </w:del>
    </w:p>
    <w:p w14:paraId="63F2F551" w14:textId="3AD8B4B8" w:rsidR="0051184F" w:rsidRPr="007F59E8" w:rsidDel="002174B9" w:rsidRDefault="00E73B14">
      <w:pPr>
        <w:rPr>
          <w:del w:id="1651" w:author="NERGUI BATBAYAR" w:date="2026-10-25T22:45:00Z"/>
          <w:rFonts w:ascii="Times New Roman" w:hAnsi="Times New Roman" w:cs="Times New Roman"/>
          <w:color w:val="FF0000"/>
          <w:sz w:val="24"/>
          <w:szCs w:val="24"/>
          <w:rPrChange w:id="1652" w:author="NERGUI BATBAYAR" w:date="2026-10-23T21:03:00Z">
            <w:rPr>
              <w:del w:id="1653" w:author="NERGUI BATBAYAR" w:date="2026-10-25T22:45:00Z"/>
              <w:color w:val="FF0000"/>
            </w:rPr>
          </w:rPrChange>
        </w:rPr>
      </w:pPr>
      <w:del w:id="1654" w:author="NERGUI BATBAYAR" w:date="2026-10-25T22:45:00Z">
        <w:r w:rsidRPr="007F59E8" w:rsidDel="002174B9">
          <w:rPr>
            <w:rFonts w:ascii="Times New Roman" w:hAnsi="Times New Roman" w:cs="Times New Roman"/>
            <w:color w:val="FF0000"/>
            <w:sz w:val="24"/>
            <w:szCs w:val="24"/>
            <w:rPrChange w:id="1655" w:author="NERGUI BATBAYAR" w:date="2026-10-23T21:03:00Z">
              <w:rPr>
                <w:color w:val="FF0000"/>
              </w:rPr>
            </w:rPrChange>
          </w:rPr>
          <w:delText>The appendix serves as a repository for additional or supplementary information that is deemed too extensive or detailed for integration into the main body of the text. This supplementary content can encompass data tables, charts, graphs, questionnaires, or any other supporting materials that contribute to a comprehensive understanding of the research.</w:delText>
        </w:r>
      </w:del>
    </w:p>
    <w:p w14:paraId="7ABA163D" w14:textId="76C2116A" w:rsidR="0051184F" w:rsidRPr="007F59E8" w:rsidDel="002174B9" w:rsidRDefault="00E73B14">
      <w:pPr>
        <w:rPr>
          <w:del w:id="1656" w:author="NERGUI BATBAYAR" w:date="2026-10-25T22:45:00Z"/>
          <w:rFonts w:ascii="Times New Roman" w:hAnsi="Times New Roman" w:cs="Times New Roman"/>
          <w:color w:val="FF0000"/>
          <w:sz w:val="24"/>
          <w:szCs w:val="24"/>
          <w:rPrChange w:id="1657" w:author="NERGUI BATBAYAR" w:date="2026-10-23T21:03:00Z">
            <w:rPr>
              <w:del w:id="1658" w:author="NERGUI BATBAYAR" w:date="2026-10-25T22:45:00Z"/>
              <w:color w:val="FF0000"/>
            </w:rPr>
          </w:rPrChange>
        </w:rPr>
      </w:pPr>
      <w:del w:id="1659" w:author="NERGUI BATBAYAR" w:date="2026-10-25T22:45:00Z">
        <w:r w:rsidRPr="007F59E8" w:rsidDel="002174B9">
          <w:rPr>
            <w:rFonts w:ascii="Times New Roman" w:hAnsi="Times New Roman" w:cs="Times New Roman"/>
            <w:color w:val="FF0000"/>
            <w:sz w:val="24"/>
            <w:szCs w:val="24"/>
            <w:rPrChange w:id="1660" w:author="NERGUI BATBAYAR" w:date="2026-10-23T21:03:00Z">
              <w:rPr>
                <w:color w:val="FF0000"/>
              </w:rPr>
            </w:rPrChange>
          </w:rPr>
          <w:delText>If you haven't used AI tools and there's no need for supplementary data, you can remove the appendix section entirely.</w:delText>
        </w:r>
      </w:del>
    </w:p>
    <w:p w14:paraId="4FF41EFD" w14:textId="77777777" w:rsidR="0051184F" w:rsidRPr="007F59E8" w:rsidRDefault="0051184F">
      <w:pPr>
        <w:rPr>
          <w:rFonts w:ascii="Times New Roman" w:hAnsi="Times New Roman" w:cs="Times New Roman"/>
          <w:color w:val="FF0000"/>
          <w:sz w:val="24"/>
          <w:szCs w:val="24"/>
          <w:rPrChange w:id="1661" w:author="NERGUI BATBAYAR" w:date="2026-10-23T21:03:00Z">
            <w:rPr>
              <w:color w:val="FF0000"/>
            </w:rPr>
          </w:rPrChange>
        </w:rPr>
      </w:pPr>
    </w:p>
    <w:p w14:paraId="6355C16D" w14:textId="77777777" w:rsidR="0051184F" w:rsidRPr="007F59E8" w:rsidRDefault="0051184F">
      <w:pPr>
        <w:rPr>
          <w:rFonts w:ascii="Times New Roman" w:hAnsi="Times New Roman" w:cs="Times New Roman"/>
          <w:sz w:val="24"/>
          <w:szCs w:val="24"/>
          <w:rPrChange w:id="1662" w:author="NERGUI BATBAYAR" w:date="2026-10-23T21:03:00Z">
            <w:rPr/>
          </w:rPrChange>
        </w:rPr>
      </w:pPr>
    </w:p>
    <w:sectPr w:rsidR="0051184F" w:rsidRPr="007F59E8">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A0EF6E" w14:textId="77777777" w:rsidR="001A0BAE" w:rsidRDefault="001A0BAE">
      <w:pPr>
        <w:spacing w:after="0" w:line="240" w:lineRule="auto"/>
      </w:pPr>
      <w:r>
        <w:separator/>
      </w:r>
    </w:p>
  </w:endnote>
  <w:endnote w:type="continuationSeparator" w:id="0">
    <w:p w14:paraId="44015785" w14:textId="77777777" w:rsidR="001A0BAE" w:rsidRDefault="001A0B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embedRegular r:id="rId1" w:fontKey="{051F8FBA-D3DB-4BB9-ADEC-951B4C317351}"/>
    <w:embedBold r:id="rId2" w:fontKey="{E0BD6295-F153-4688-9C78-13DAEFA5E826}"/>
    <w:embedItalic r:id="rId3" w:fontKey="{87BC827F-6EDF-4F99-A4E0-74078D680168}"/>
  </w:font>
  <w:font w:name="Aptos Display">
    <w:charset w:val="00"/>
    <w:family w:val="swiss"/>
    <w:pitch w:val="variable"/>
    <w:sig w:usb0="20000287" w:usb1="00000003" w:usb2="00000000" w:usb3="00000000" w:csb0="0000019F" w:csb1="00000000"/>
    <w:embedRegular r:id="rId4" w:fontKey="{23EB3D39-CFE5-4892-9920-91E95B945E2C}"/>
  </w:font>
  <w:font w:name="Segoe UI Historic">
    <w:panose1 w:val="020B0502040204020203"/>
    <w:charset w:val="00"/>
    <w:family w:val="swiss"/>
    <w:pitch w:val="variable"/>
    <w:sig w:usb0="800001EF" w:usb1="02000002" w:usb2="0060C080" w:usb3="00000000" w:csb0="00000001" w:csb1="00000000"/>
    <w:embedRegular r:id="rId5" w:fontKey="{6600B89D-6E81-481F-A0B2-3C55AD0F1A84}"/>
    <w:embedBold r:id="rId6" w:fontKey="{1C570053-CEA7-4168-836A-76F50B18A540}"/>
  </w:font>
  <w:font w:name="Quattrocento Sans">
    <w:charset w:val="00"/>
    <w:family w:val="swiss"/>
    <w:pitch w:val="variable"/>
    <w:sig w:usb0="800000BF" w:usb1="4000005B" w:usb2="00000000" w:usb3="00000000" w:csb0="00000001" w:csb1="00000000"/>
    <w:embedRegular r:id="rId7" w:fontKey="{1F838C3B-3A0A-4CC7-A466-D2F9E04988A2}"/>
    <w:embedBold r:id="rId8" w:fontKey="{907BF5AC-1910-4683-AEC0-389B33B740FB}"/>
  </w:font>
  <w:font w:name="Aptos">
    <w:charset w:val="00"/>
    <w:family w:val="swiss"/>
    <w:pitch w:val="variable"/>
    <w:sig w:usb0="20000287" w:usb1="00000003" w:usb2="00000000" w:usb3="00000000" w:csb0="0000019F" w:csb1="00000000"/>
    <w:embedRegular r:id="rId9" w:fontKey="{9674209F-D3E9-465E-BA87-B295437B50D5}"/>
    <w:embedBold r:id="rId10" w:fontKey="{235C15CD-07CB-49A1-BBA9-97CE7933D29B}"/>
  </w:font>
  <w:font w:name="Play">
    <w:altName w:val="Calibri"/>
    <w:charset w:val="00"/>
    <w:family w:val="auto"/>
    <w:pitch w:val="default"/>
    <w:embedRegular r:id="rId11" w:fontKey="{283294FC-1CF7-447A-A11B-0DF632FC0D62}"/>
    <w:embedBold r:id="rId12" w:fontKey="{7562EE06-00A3-4CFE-9E0B-1C036C279A7F}"/>
  </w:font>
  <w:font w:name="inherit">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13696B" w14:textId="77777777" w:rsidR="0051184F" w:rsidRDefault="0051184F">
    <w:pPr>
      <w:pBdr>
        <w:top w:val="nil"/>
        <w:left w:val="nil"/>
        <w:bottom w:val="nil"/>
        <w:right w:val="nil"/>
        <w:between w:val="nil"/>
      </w:pBdr>
      <w:tabs>
        <w:tab w:val="center" w:pos="4513"/>
        <w:tab w:val="right" w:pos="9026"/>
      </w:tabs>
      <w:spacing w:after="0" w:line="240" w:lineRule="auto"/>
      <w:jc w:val="center"/>
      <w:rPr>
        <w:color w:val="000000"/>
      </w:rPr>
    </w:pPr>
  </w:p>
  <w:p w14:paraId="20C001A5" w14:textId="77777777" w:rsidR="0051184F" w:rsidRDefault="0051184F">
    <w:pPr>
      <w:pBdr>
        <w:top w:val="nil"/>
        <w:left w:val="nil"/>
        <w:bottom w:val="nil"/>
        <w:right w:val="nil"/>
        <w:between w:val="nil"/>
      </w:pBdr>
      <w:tabs>
        <w:tab w:val="center" w:pos="4513"/>
        <w:tab w:val="right" w:pos="9026"/>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CE77A1" w14:textId="77777777" w:rsidR="0051184F" w:rsidRDefault="00E73B14">
    <w:pPr>
      <w:pBdr>
        <w:top w:val="nil"/>
        <w:left w:val="nil"/>
        <w:bottom w:val="nil"/>
        <w:right w:val="nil"/>
        <w:between w:val="nil"/>
      </w:pBdr>
      <w:tabs>
        <w:tab w:val="center" w:pos="4513"/>
        <w:tab w:val="right" w:pos="9026"/>
      </w:tabs>
      <w:spacing w:after="0" w:line="240" w:lineRule="auto"/>
      <w:rPr>
        <w:color w:val="000000"/>
      </w:rPr>
    </w:pPr>
    <w:r>
      <w:tab/>
    </w:r>
    <w:r>
      <w:tab/>
    </w:r>
    <w:r>
      <w:fldChar w:fldCharType="begin"/>
    </w:r>
    <w:r>
      <w:instrText>PAGE</w:instrText>
    </w:r>
    <w:r>
      <w:fldChar w:fldCharType="separate"/>
    </w:r>
    <w:r w:rsidR="0024408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94216A" w14:textId="77777777" w:rsidR="001A0BAE" w:rsidRDefault="001A0BAE">
      <w:pPr>
        <w:spacing w:after="0" w:line="240" w:lineRule="auto"/>
      </w:pPr>
      <w:r>
        <w:separator/>
      </w:r>
    </w:p>
  </w:footnote>
  <w:footnote w:type="continuationSeparator" w:id="0">
    <w:p w14:paraId="7A9B804A" w14:textId="77777777" w:rsidR="001A0BAE" w:rsidRDefault="001A0B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A7761"/>
    <w:multiLevelType w:val="multilevel"/>
    <w:tmpl w:val="32F426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7C7BB4"/>
    <w:multiLevelType w:val="hybridMultilevel"/>
    <w:tmpl w:val="1A0CB90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0FC079D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4554198"/>
    <w:multiLevelType w:val="hybridMultilevel"/>
    <w:tmpl w:val="9D487BE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 w15:restartNumberingAfterBreak="0">
    <w:nsid w:val="1B107B77"/>
    <w:multiLevelType w:val="multilevel"/>
    <w:tmpl w:val="CDD27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D1001B"/>
    <w:multiLevelType w:val="multilevel"/>
    <w:tmpl w:val="04090029"/>
    <w:lvl w:ilvl="0">
      <w:start w:val="1"/>
      <w:numFmt w:val="decimal"/>
      <w:pStyle w:val="Heading1"/>
      <w:suff w:val="space"/>
      <w:lvlText w:val="Chapter %1"/>
      <w:lvlJc w:val="left"/>
      <w:pPr>
        <w:ind w:left="0" w:firstLine="0"/>
      </w:pPr>
    </w:lvl>
    <w:lvl w:ilvl="1">
      <w:start w:val="1"/>
      <w:numFmt w:val="none"/>
      <w:pStyle w:val="Heading2"/>
      <w:suff w:val="nothing"/>
      <w:lvlText w:val=""/>
      <w:lvlJc w:val="left"/>
      <w:pPr>
        <w:ind w:left="0" w:firstLine="0"/>
      </w:pPr>
    </w:lvl>
    <w:lvl w:ilvl="2">
      <w:start w:val="1"/>
      <w:numFmt w:val="none"/>
      <w:pStyle w:val="Heading3"/>
      <w:suff w:val="nothing"/>
      <w:lvlText w:val=""/>
      <w:lvlJc w:val="left"/>
      <w:pPr>
        <w:ind w:left="0" w:firstLine="0"/>
      </w:pPr>
    </w:lvl>
    <w:lvl w:ilvl="3">
      <w:start w:val="1"/>
      <w:numFmt w:val="none"/>
      <w:pStyle w:val="Heading4"/>
      <w:suff w:val="nothing"/>
      <w:lvlText w:val=""/>
      <w:lvlJc w:val="left"/>
      <w:pPr>
        <w:ind w:left="0" w:firstLine="0"/>
      </w:pPr>
    </w:lvl>
    <w:lvl w:ilvl="4">
      <w:start w:val="1"/>
      <w:numFmt w:val="none"/>
      <w:pStyle w:val="Heading5"/>
      <w:suff w:val="nothing"/>
      <w:lvlText w:val=""/>
      <w:lvlJc w:val="left"/>
      <w:pPr>
        <w:ind w:left="0" w:firstLine="0"/>
      </w:pPr>
    </w:lvl>
    <w:lvl w:ilvl="5">
      <w:start w:val="1"/>
      <w:numFmt w:val="none"/>
      <w:pStyle w:val="Heading6"/>
      <w:suff w:val="nothing"/>
      <w:lvlText w:val=""/>
      <w:lvlJc w:val="left"/>
      <w:pPr>
        <w:ind w:left="0" w:firstLine="0"/>
      </w:pPr>
    </w:lvl>
    <w:lvl w:ilvl="6">
      <w:start w:val="1"/>
      <w:numFmt w:val="none"/>
      <w:pStyle w:val="Heading7"/>
      <w:suff w:val="nothing"/>
      <w:lvlText w:val=""/>
      <w:lvlJc w:val="left"/>
      <w:pPr>
        <w:ind w:left="0" w:firstLine="0"/>
      </w:pPr>
    </w:lvl>
    <w:lvl w:ilvl="7">
      <w:start w:val="1"/>
      <w:numFmt w:val="none"/>
      <w:pStyle w:val="Heading8"/>
      <w:suff w:val="nothing"/>
      <w:lvlText w:val=""/>
      <w:lvlJc w:val="left"/>
      <w:pPr>
        <w:ind w:left="0" w:firstLine="0"/>
      </w:pPr>
    </w:lvl>
    <w:lvl w:ilvl="8">
      <w:start w:val="1"/>
      <w:numFmt w:val="none"/>
      <w:pStyle w:val="Heading9"/>
      <w:suff w:val="nothing"/>
      <w:lvlText w:val=""/>
      <w:lvlJc w:val="left"/>
      <w:pPr>
        <w:ind w:left="0" w:firstLine="0"/>
      </w:pPr>
    </w:lvl>
  </w:abstractNum>
  <w:abstractNum w:abstractNumId="6" w15:restartNumberingAfterBreak="0">
    <w:nsid w:val="3BA85216"/>
    <w:multiLevelType w:val="multilevel"/>
    <w:tmpl w:val="68D2AC60"/>
    <w:lvl w:ilvl="0">
      <w:start w:val="1"/>
      <w:numFmt w:val="upperRoman"/>
      <w:lvlText w:val="%1."/>
      <w:lvlJc w:val="left"/>
      <w:pPr>
        <w:ind w:left="0" w:firstLine="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7" w15:restartNumberingAfterBreak="0">
    <w:nsid w:val="43A833A6"/>
    <w:multiLevelType w:val="multilevel"/>
    <w:tmpl w:val="21C839FA"/>
    <w:lvl w:ilvl="0">
      <w:start w:val="1"/>
      <w:numFmt w:val="decimal"/>
      <w:lvlText w:val="%1"/>
      <w:lvlJc w:val="left"/>
      <w:pPr>
        <w:ind w:left="0" w:firstLine="0"/>
      </w:pPr>
      <w:rPr>
        <w:rFonts w:ascii="Calibri" w:eastAsiaTheme="majorEastAsia" w:hAnsi="Calibri" w:cstheme="majorBidi"/>
      </w:r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8" w15:restartNumberingAfterBreak="0">
    <w:nsid w:val="675573C9"/>
    <w:multiLevelType w:val="multilevel"/>
    <w:tmpl w:val="57D278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D96303"/>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 w15:restartNumberingAfterBreak="0">
    <w:nsid w:val="7A490A53"/>
    <w:multiLevelType w:val="multilevel"/>
    <w:tmpl w:val="04090029"/>
    <w:lvl w:ilvl="0">
      <w:start w:val="1"/>
      <w:numFmt w:val="decimal"/>
      <w:suff w:val="space"/>
      <w:lvlText w:val="Chapter %1"/>
      <w:lvlJc w:val="left"/>
      <w:pPr>
        <w:ind w:left="0" w:firstLine="0"/>
      </w:pPr>
      <w:rPr>
        <w:rFonts w:hint="default"/>
        <w:sz w:val="20"/>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sz w:val="20"/>
      </w:rPr>
    </w:lvl>
    <w:lvl w:ilvl="4">
      <w:start w:val="1"/>
      <w:numFmt w:val="none"/>
      <w:suff w:val="nothing"/>
      <w:lvlText w:val=""/>
      <w:lvlJc w:val="left"/>
      <w:pPr>
        <w:ind w:left="0" w:firstLine="0"/>
      </w:pPr>
      <w:rPr>
        <w:rFonts w:hint="default"/>
        <w:sz w:val="20"/>
      </w:rPr>
    </w:lvl>
    <w:lvl w:ilvl="5">
      <w:start w:val="1"/>
      <w:numFmt w:val="none"/>
      <w:suff w:val="nothing"/>
      <w:lvlText w:val=""/>
      <w:lvlJc w:val="left"/>
      <w:pPr>
        <w:ind w:left="0" w:firstLine="0"/>
      </w:pPr>
      <w:rPr>
        <w:rFonts w:hint="default"/>
        <w:sz w:val="20"/>
      </w:rPr>
    </w:lvl>
    <w:lvl w:ilvl="6">
      <w:start w:val="1"/>
      <w:numFmt w:val="none"/>
      <w:suff w:val="nothing"/>
      <w:lvlText w:val=""/>
      <w:lvlJc w:val="left"/>
      <w:pPr>
        <w:ind w:left="0" w:firstLine="0"/>
      </w:pPr>
      <w:rPr>
        <w:rFonts w:hint="default"/>
        <w:sz w:val="20"/>
      </w:rPr>
    </w:lvl>
    <w:lvl w:ilvl="7">
      <w:start w:val="1"/>
      <w:numFmt w:val="none"/>
      <w:suff w:val="nothing"/>
      <w:lvlText w:val=""/>
      <w:lvlJc w:val="left"/>
      <w:pPr>
        <w:ind w:left="0" w:firstLine="0"/>
      </w:pPr>
      <w:rPr>
        <w:rFonts w:hint="default"/>
        <w:sz w:val="20"/>
      </w:rPr>
    </w:lvl>
    <w:lvl w:ilvl="8">
      <w:start w:val="1"/>
      <w:numFmt w:val="none"/>
      <w:suff w:val="nothing"/>
      <w:lvlText w:val=""/>
      <w:lvlJc w:val="left"/>
      <w:pPr>
        <w:ind w:left="0" w:firstLine="0"/>
      </w:pPr>
      <w:rPr>
        <w:rFonts w:hint="default"/>
        <w:sz w:val="20"/>
      </w:rPr>
    </w:lvl>
  </w:abstractNum>
  <w:abstractNum w:abstractNumId="11" w15:restartNumberingAfterBreak="0">
    <w:nsid w:val="7E68255E"/>
    <w:multiLevelType w:val="hybridMultilevel"/>
    <w:tmpl w:val="5F2209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43073450">
    <w:abstractNumId w:val="3"/>
  </w:num>
  <w:num w:numId="2" w16cid:durableId="800072569">
    <w:abstractNumId w:val="1"/>
  </w:num>
  <w:num w:numId="3" w16cid:durableId="728696014">
    <w:abstractNumId w:val="8"/>
  </w:num>
  <w:num w:numId="4" w16cid:durableId="1057824889">
    <w:abstractNumId w:val="0"/>
  </w:num>
  <w:num w:numId="5" w16cid:durableId="716047706">
    <w:abstractNumId w:val="10"/>
  </w:num>
  <w:num w:numId="6" w16cid:durableId="720325003">
    <w:abstractNumId w:val="4"/>
  </w:num>
  <w:num w:numId="7" w16cid:durableId="1552184779">
    <w:abstractNumId w:val="7"/>
  </w:num>
  <w:num w:numId="8" w16cid:durableId="1427143854">
    <w:abstractNumId w:val="9"/>
  </w:num>
  <w:num w:numId="9" w16cid:durableId="1565944863">
    <w:abstractNumId w:val="6"/>
  </w:num>
  <w:num w:numId="10" w16cid:durableId="552929187">
    <w:abstractNumId w:val="5"/>
  </w:num>
  <w:num w:numId="11" w16cid:durableId="1500347476">
    <w:abstractNumId w:val="11"/>
  </w:num>
  <w:num w:numId="12" w16cid:durableId="779955629">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naomie mboma">
    <w15:presenceInfo w15:providerId="Windows Live" w15:userId="a58694736b7c72bf"/>
  </w15:person>
  <w15:person w15:author="NERGUI BATBAYAR">
    <w15:presenceInfo w15:providerId="AD" w15:userId="S::A.SC23E203@MUST.EDU.MN::e6c5cef2-28af-4335-8913-28fce59d278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embedTrueTypeFonts/>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184F"/>
    <w:rsid w:val="000367BB"/>
    <w:rsid w:val="000C24F0"/>
    <w:rsid w:val="001252EE"/>
    <w:rsid w:val="0014787C"/>
    <w:rsid w:val="00154101"/>
    <w:rsid w:val="001A0BAE"/>
    <w:rsid w:val="001B4908"/>
    <w:rsid w:val="001C6358"/>
    <w:rsid w:val="001D40C3"/>
    <w:rsid w:val="001D7CE3"/>
    <w:rsid w:val="001F6629"/>
    <w:rsid w:val="002174B9"/>
    <w:rsid w:val="0024408F"/>
    <w:rsid w:val="00271667"/>
    <w:rsid w:val="00272726"/>
    <w:rsid w:val="002904CD"/>
    <w:rsid w:val="002D4C3A"/>
    <w:rsid w:val="00330090"/>
    <w:rsid w:val="00350FCA"/>
    <w:rsid w:val="003B2F44"/>
    <w:rsid w:val="003D73F8"/>
    <w:rsid w:val="003E1F7C"/>
    <w:rsid w:val="00420428"/>
    <w:rsid w:val="00440AEE"/>
    <w:rsid w:val="00444D8D"/>
    <w:rsid w:val="004D5558"/>
    <w:rsid w:val="004F5038"/>
    <w:rsid w:val="0051184F"/>
    <w:rsid w:val="005256D0"/>
    <w:rsid w:val="0059247D"/>
    <w:rsid w:val="005A1BF3"/>
    <w:rsid w:val="005C56DE"/>
    <w:rsid w:val="00656EC7"/>
    <w:rsid w:val="00682D35"/>
    <w:rsid w:val="00693176"/>
    <w:rsid w:val="006B6DB1"/>
    <w:rsid w:val="006C0D3E"/>
    <w:rsid w:val="00700B61"/>
    <w:rsid w:val="007519D3"/>
    <w:rsid w:val="007831F0"/>
    <w:rsid w:val="007A6D8C"/>
    <w:rsid w:val="007B2001"/>
    <w:rsid w:val="007D2E45"/>
    <w:rsid w:val="007E1069"/>
    <w:rsid w:val="007E1879"/>
    <w:rsid w:val="007F59E8"/>
    <w:rsid w:val="008461A7"/>
    <w:rsid w:val="008864D9"/>
    <w:rsid w:val="00891F35"/>
    <w:rsid w:val="00904650"/>
    <w:rsid w:val="00912193"/>
    <w:rsid w:val="00932268"/>
    <w:rsid w:val="00990371"/>
    <w:rsid w:val="009C3A95"/>
    <w:rsid w:val="009E1379"/>
    <w:rsid w:val="00A034FB"/>
    <w:rsid w:val="00A44EBC"/>
    <w:rsid w:val="00B01D35"/>
    <w:rsid w:val="00B20C04"/>
    <w:rsid w:val="00B33EA9"/>
    <w:rsid w:val="00B93EF8"/>
    <w:rsid w:val="00BE24ED"/>
    <w:rsid w:val="00BE4E8C"/>
    <w:rsid w:val="00BF1EC4"/>
    <w:rsid w:val="00C0515F"/>
    <w:rsid w:val="00C402C6"/>
    <w:rsid w:val="00C4728B"/>
    <w:rsid w:val="00C76C08"/>
    <w:rsid w:val="00C973EE"/>
    <w:rsid w:val="00D452D4"/>
    <w:rsid w:val="00D9366C"/>
    <w:rsid w:val="00DA0120"/>
    <w:rsid w:val="00DA61F3"/>
    <w:rsid w:val="00DB4F8F"/>
    <w:rsid w:val="00DB6124"/>
    <w:rsid w:val="00DC2AA5"/>
    <w:rsid w:val="00DC5CB2"/>
    <w:rsid w:val="00DF1DA0"/>
    <w:rsid w:val="00E50787"/>
    <w:rsid w:val="00E551AD"/>
    <w:rsid w:val="00E73B14"/>
    <w:rsid w:val="00E80627"/>
    <w:rsid w:val="00EF6930"/>
    <w:rsid w:val="00F16B91"/>
    <w:rsid w:val="00F62ABD"/>
    <w:rsid w:val="00F71753"/>
    <w:rsid w:val="00F776CE"/>
    <w:rsid w:val="00F92EBC"/>
    <w:rsid w:val="00FC2013"/>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DE9521"/>
  <w15:docId w15:val="{7A547A0E-EF38-4FE9-A45A-EE2F01A6A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E" w:eastAsia="en-I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722"/>
  </w:style>
  <w:style w:type="paragraph" w:styleId="Heading1">
    <w:name w:val="heading 1"/>
    <w:basedOn w:val="Title"/>
    <w:next w:val="Normal"/>
    <w:link w:val="Heading1Char"/>
    <w:uiPriority w:val="9"/>
    <w:qFormat/>
    <w:rsid w:val="00E60722"/>
    <w:pPr>
      <w:keepNext/>
      <w:keepLines/>
      <w:numPr>
        <w:numId w:val="10"/>
      </w:numPr>
      <w:spacing w:before="360"/>
      <w:outlineLvl w:val="0"/>
    </w:pPr>
    <w:rPr>
      <w:rFonts w:ascii="Calibri" w:hAnsi="Calibri"/>
      <w:color w:val="3A3A3A" w:themeColor="background2" w:themeShade="40"/>
      <w:sz w:val="40"/>
      <w:szCs w:val="40"/>
    </w:rPr>
  </w:style>
  <w:style w:type="paragraph" w:styleId="Heading2">
    <w:name w:val="heading 2"/>
    <w:basedOn w:val="Title"/>
    <w:next w:val="Normal"/>
    <w:link w:val="Heading2Char"/>
    <w:uiPriority w:val="9"/>
    <w:unhideWhenUsed/>
    <w:qFormat/>
    <w:rsid w:val="00E60722"/>
    <w:pPr>
      <w:keepNext/>
      <w:keepLines/>
      <w:numPr>
        <w:ilvl w:val="1"/>
        <w:numId w:val="10"/>
      </w:numPr>
      <w:spacing w:before="160"/>
      <w:outlineLvl w:val="1"/>
    </w:pPr>
    <w:rPr>
      <w:rFonts w:ascii="Calibri" w:hAnsi="Calibri"/>
      <w:color w:val="3A3A3A" w:themeColor="background2" w:themeShade="40"/>
      <w:sz w:val="32"/>
      <w:szCs w:val="32"/>
    </w:rPr>
  </w:style>
  <w:style w:type="paragraph" w:styleId="Heading3">
    <w:name w:val="heading 3"/>
    <w:basedOn w:val="Title"/>
    <w:next w:val="Normal"/>
    <w:link w:val="Heading3Char"/>
    <w:uiPriority w:val="9"/>
    <w:unhideWhenUsed/>
    <w:qFormat/>
    <w:rsid w:val="00E60722"/>
    <w:pPr>
      <w:keepNext/>
      <w:keepLines/>
      <w:numPr>
        <w:ilvl w:val="2"/>
        <w:numId w:val="10"/>
      </w:numPr>
      <w:spacing w:before="160"/>
      <w:outlineLvl w:val="2"/>
    </w:pPr>
    <w:rPr>
      <w:rFonts w:ascii="Calibri" w:hAnsi="Calibri"/>
      <w:color w:val="3A3A3A" w:themeColor="background2" w:themeShade="40"/>
      <w:sz w:val="28"/>
      <w:szCs w:val="28"/>
    </w:rPr>
  </w:style>
  <w:style w:type="paragraph" w:styleId="Heading4">
    <w:name w:val="heading 4"/>
    <w:basedOn w:val="Normal"/>
    <w:next w:val="Normal"/>
    <w:link w:val="Heading4Char"/>
    <w:uiPriority w:val="9"/>
    <w:semiHidden/>
    <w:unhideWhenUsed/>
    <w:qFormat/>
    <w:rsid w:val="00E60722"/>
    <w:pPr>
      <w:keepNext/>
      <w:keepLines/>
      <w:numPr>
        <w:ilvl w:val="3"/>
        <w:numId w:val="10"/>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0722"/>
    <w:pPr>
      <w:keepNext/>
      <w:keepLines/>
      <w:numPr>
        <w:ilvl w:val="4"/>
        <w:numId w:val="10"/>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0722"/>
    <w:pPr>
      <w:keepNext/>
      <w:keepLines/>
      <w:numPr>
        <w:ilvl w:val="5"/>
        <w:numId w:val="10"/>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0722"/>
    <w:pPr>
      <w:keepNext/>
      <w:keepLines/>
      <w:numPr>
        <w:ilvl w:val="6"/>
        <w:numId w:val="10"/>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0722"/>
    <w:pPr>
      <w:keepNext/>
      <w:keepLines/>
      <w:numPr>
        <w:ilvl w:val="7"/>
        <w:numId w:val="10"/>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0722"/>
    <w:pPr>
      <w:keepNext/>
      <w:keepLines/>
      <w:numPr>
        <w:ilvl w:val="8"/>
        <w:numId w:val="10"/>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607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E61EDD"/>
    <w:rPr>
      <w:rFonts w:ascii="Calibri" w:eastAsiaTheme="majorEastAsia" w:hAnsi="Calibri" w:cstheme="majorBidi"/>
      <w:color w:val="3A3A3A" w:themeColor="background2" w:themeShade="40"/>
      <w:spacing w:val="-10"/>
      <w:kern w:val="28"/>
      <w:sz w:val="40"/>
      <w:szCs w:val="40"/>
    </w:rPr>
  </w:style>
  <w:style w:type="character" w:customStyle="1" w:styleId="Heading2Char">
    <w:name w:val="Heading 2 Char"/>
    <w:basedOn w:val="DefaultParagraphFont"/>
    <w:link w:val="Heading2"/>
    <w:uiPriority w:val="9"/>
    <w:rsid w:val="00E61EDD"/>
    <w:rPr>
      <w:rFonts w:ascii="Calibri" w:eastAsiaTheme="majorEastAsia" w:hAnsi="Calibri" w:cstheme="majorBidi"/>
      <w:color w:val="3A3A3A" w:themeColor="background2" w:themeShade="40"/>
      <w:spacing w:val="-10"/>
      <w:kern w:val="28"/>
      <w:sz w:val="32"/>
      <w:szCs w:val="32"/>
    </w:rPr>
  </w:style>
  <w:style w:type="character" w:customStyle="1" w:styleId="Heading3Char">
    <w:name w:val="Heading 3 Char"/>
    <w:basedOn w:val="DefaultParagraphFont"/>
    <w:link w:val="Heading3"/>
    <w:uiPriority w:val="9"/>
    <w:rsid w:val="00E61EDD"/>
    <w:rPr>
      <w:rFonts w:ascii="Calibri" w:eastAsiaTheme="majorEastAsia" w:hAnsi="Calibri" w:cstheme="majorBidi"/>
      <w:color w:val="3A3A3A" w:themeColor="background2" w:themeShade="40"/>
      <w:spacing w:val="-10"/>
      <w:kern w:val="28"/>
      <w:sz w:val="28"/>
      <w:szCs w:val="28"/>
    </w:rPr>
  </w:style>
  <w:style w:type="character" w:customStyle="1" w:styleId="Heading4Char">
    <w:name w:val="Heading 4 Char"/>
    <w:basedOn w:val="DefaultParagraphFont"/>
    <w:link w:val="Heading4"/>
    <w:uiPriority w:val="9"/>
    <w:semiHidden/>
    <w:rsid w:val="00E607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07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07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07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07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0722"/>
    <w:rPr>
      <w:rFonts w:eastAsiaTheme="majorEastAsia" w:cstheme="majorBidi"/>
      <w:color w:val="272727" w:themeColor="text1" w:themeTint="D8"/>
    </w:rPr>
  </w:style>
  <w:style w:type="character" w:customStyle="1" w:styleId="TitleChar">
    <w:name w:val="Title Char"/>
    <w:basedOn w:val="DefaultParagraphFont"/>
    <w:link w:val="Title"/>
    <w:uiPriority w:val="10"/>
    <w:rsid w:val="00E607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Pr>
      <w:color w:val="595959"/>
      <w:sz w:val="28"/>
      <w:szCs w:val="28"/>
    </w:rPr>
  </w:style>
  <w:style w:type="character" w:customStyle="1" w:styleId="SubtitleChar">
    <w:name w:val="Subtitle Char"/>
    <w:basedOn w:val="DefaultParagraphFont"/>
    <w:link w:val="Subtitle"/>
    <w:uiPriority w:val="11"/>
    <w:rsid w:val="00E607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0722"/>
    <w:pPr>
      <w:spacing w:before="160"/>
      <w:jc w:val="center"/>
    </w:pPr>
    <w:rPr>
      <w:i/>
      <w:iCs/>
      <w:color w:val="404040" w:themeColor="text1" w:themeTint="BF"/>
    </w:rPr>
  </w:style>
  <w:style w:type="character" w:customStyle="1" w:styleId="QuoteChar">
    <w:name w:val="Quote Char"/>
    <w:basedOn w:val="DefaultParagraphFont"/>
    <w:link w:val="Quote"/>
    <w:uiPriority w:val="29"/>
    <w:rsid w:val="00E60722"/>
    <w:rPr>
      <w:i/>
      <w:iCs/>
      <w:color w:val="404040" w:themeColor="text1" w:themeTint="BF"/>
    </w:rPr>
  </w:style>
  <w:style w:type="paragraph" w:styleId="ListParagraph">
    <w:name w:val="List Paragraph"/>
    <w:basedOn w:val="Normal"/>
    <w:uiPriority w:val="34"/>
    <w:qFormat/>
    <w:rsid w:val="00E60722"/>
    <w:pPr>
      <w:ind w:left="720"/>
      <w:contextualSpacing/>
    </w:pPr>
  </w:style>
  <w:style w:type="character" w:styleId="IntenseEmphasis">
    <w:name w:val="Intense Emphasis"/>
    <w:basedOn w:val="DefaultParagraphFont"/>
    <w:uiPriority w:val="21"/>
    <w:qFormat/>
    <w:rsid w:val="00E60722"/>
    <w:rPr>
      <w:i/>
      <w:iCs/>
      <w:color w:val="0F4761" w:themeColor="accent1" w:themeShade="BF"/>
    </w:rPr>
  </w:style>
  <w:style w:type="paragraph" w:styleId="IntenseQuote">
    <w:name w:val="Intense Quote"/>
    <w:basedOn w:val="Normal"/>
    <w:next w:val="Normal"/>
    <w:link w:val="IntenseQuoteChar"/>
    <w:uiPriority w:val="30"/>
    <w:qFormat/>
    <w:rsid w:val="00E607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0722"/>
    <w:rPr>
      <w:i/>
      <w:iCs/>
      <w:color w:val="0F4761" w:themeColor="accent1" w:themeShade="BF"/>
    </w:rPr>
  </w:style>
  <w:style w:type="character" w:styleId="IntenseReference">
    <w:name w:val="Intense Reference"/>
    <w:basedOn w:val="DefaultParagraphFont"/>
    <w:uiPriority w:val="32"/>
    <w:qFormat/>
    <w:rsid w:val="00E60722"/>
    <w:rPr>
      <w:b/>
      <w:bCs/>
      <w:smallCaps/>
      <w:color w:val="0F4761" w:themeColor="accent1" w:themeShade="BF"/>
      <w:spacing w:val="5"/>
    </w:rPr>
  </w:style>
  <w:style w:type="paragraph" w:styleId="Header">
    <w:name w:val="header"/>
    <w:basedOn w:val="Normal"/>
    <w:link w:val="HeaderChar"/>
    <w:uiPriority w:val="99"/>
    <w:unhideWhenUsed/>
    <w:rsid w:val="00E60722"/>
    <w:pPr>
      <w:tabs>
        <w:tab w:val="center" w:pos="4513"/>
        <w:tab w:val="right" w:pos="9026"/>
      </w:tabs>
      <w:spacing w:after="0" w:line="240" w:lineRule="auto"/>
    </w:pPr>
  </w:style>
  <w:style w:type="character" w:customStyle="1" w:styleId="HeaderChar">
    <w:name w:val="Header Char"/>
    <w:basedOn w:val="DefaultParagraphFont"/>
    <w:link w:val="Header"/>
    <w:uiPriority w:val="99"/>
    <w:rsid w:val="00E60722"/>
  </w:style>
  <w:style w:type="paragraph" w:styleId="Footer">
    <w:name w:val="footer"/>
    <w:basedOn w:val="Normal"/>
    <w:link w:val="FooterChar"/>
    <w:uiPriority w:val="99"/>
    <w:unhideWhenUsed/>
    <w:rsid w:val="00E60722"/>
    <w:pPr>
      <w:tabs>
        <w:tab w:val="center" w:pos="4513"/>
        <w:tab w:val="right" w:pos="9026"/>
      </w:tabs>
      <w:spacing w:after="0" w:line="240" w:lineRule="auto"/>
    </w:pPr>
  </w:style>
  <w:style w:type="character" w:customStyle="1" w:styleId="FooterChar">
    <w:name w:val="Footer Char"/>
    <w:basedOn w:val="DefaultParagraphFont"/>
    <w:link w:val="Footer"/>
    <w:uiPriority w:val="99"/>
    <w:rsid w:val="00E60722"/>
  </w:style>
  <w:style w:type="character" w:styleId="SubtleReference">
    <w:name w:val="Subtle Reference"/>
    <w:basedOn w:val="DefaultParagraphFont"/>
    <w:uiPriority w:val="31"/>
    <w:qFormat/>
    <w:rsid w:val="00E60722"/>
    <w:rPr>
      <w:smallCaps/>
      <w:color w:val="5A5A5A" w:themeColor="text1" w:themeTint="A5"/>
    </w:rPr>
  </w:style>
  <w:style w:type="paragraph" w:styleId="TOCHeading">
    <w:name w:val="TOC Heading"/>
    <w:basedOn w:val="Heading1"/>
    <w:next w:val="Normal"/>
    <w:uiPriority w:val="39"/>
    <w:unhideWhenUsed/>
    <w:qFormat/>
    <w:rsid w:val="00E60722"/>
    <w:pPr>
      <w:spacing w:before="240" w:after="0"/>
      <w:outlineLvl w:val="9"/>
    </w:pPr>
    <w:rPr>
      <w:rFonts w:asciiTheme="majorHAnsi" w:hAnsiTheme="majorHAnsi"/>
      <w:color w:val="0F4761" w:themeColor="accent1" w:themeShade="BF"/>
      <w:kern w:val="0"/>
      <w:sz w:val="32"/>
      <w:szCs w:val="32"/>
      <w:lang w:val="en-US"/>
    </w:rPr>
  </w:style>
  <w:style w:type="paragraph" w:styleId="TOC1">
    <w:name w:val="toc 1"/>
    <w:basedOn w:val="Normal"/>
    <w:next w:val="Normal"/>
    <w:autoRedefine/>
    <w:uiPriority w:val="39"/>
    <w:unhideWhenUsed/>
    <w:rsid w:val="00E60722"/>
    <w:pPr>
      <w:spacing w:after="100"/>
    </w:pPr>
  </w:style>
  <w:style w:type="paragraph" w:styleId="TOC2">
    <w:name w:val="toc 2"/>
    <w:basedOn w:val="Normal"/>
    <w:next w:val="Normal"/>
    <w:autoRedefine/>
    <w:uiPriority w:val="39"/>
    <w:unhideWhenUsed/>
    <w:rsid w:val="00E60722"/>
    <w:pPr>
      <w:spacing w:after="100"/>
      <w:ind w:left="220"/>
    </w:pPr>
  </w:style>
  <w:style w:type="paragraph" w:styleId="TOC3">
    <w:name w:val="toc 3"/>
    <w:basedOn w:val="Normal"/>
    <w:next w:val="Normal"/>
    <w:autoRedefine/>
    <w:uiPriority w:val="39"/>
    <w:unhideWhenUsed/>
    <w:rsid w:val="00E60722"/>
    <w:pPr>
      <w:spacing w:after="100"/>
      <w:ind w:left="440"/>
    </w:pPr>
  </w:style>
  <w:style w:type="character" w:styleId="Hyperlink">
    <w:name w:val="Hyperlink"/>
    <w:basedOn w:val="DefaultParagraphFont"/>
    <w:uiPriority w:val="99"/>
    <w:unhideWhenUsed/>
    <w:rsid w:val="00E60722"/>
    <w:rPr>
      <w:color w:val="467886" w:themeColor="hyperlink"/>
      <w:u w:val="single"/>
    </w:rPr>
  </w:style>
  <w:style w:type="paragraph" w:styleId="NoSpacing">
    <w:name w:val="No Spacing"/>
    <w:link w:val="NoSpacingChar"/>
    <w:uiPriority w:val="1"/>
    <w:qFormat/>
    <w:rsid w:val="00E60722"/>
    <w:pPr>
      <w:spacing w:after="0" w:line="240" w:lineRule="auto"/>
    </w:pPr>
  </w:style>
  <w:style w:type="character" w:customStyle="1" w:styleId="NoSpacingChar">
    <w:name w:val="No Spacing Char"/>
    <w:basedOn w:val="DefaultParagraphFont"/>
    <w:link w:val="NoSpacing"/>
    <w:uiPriority w:val="1"/>
    <w:rsid w:val="00590C88"/>
    <w:rPr>
      <w:rFonts w:ascii="Calibri" w:hAnsi="Calibri"/>
    </w:rPr>
  </w:style>
  <w:style w:type="table" w:styleId="TableGrid">
    <w:name w:val="Table Grid"/>
    <w:basedOn w:val="TableNormal"/>
    <w:uiPriority w:val="39"/>
    <w:rsid w:val="00A57C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E95F9A"/>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a">
    <w:basedOn w:val="TableNormal"/>
    <w:pPr>
      <w:spacing w:after="0" w:line="240" w:lineRule="auto"/>
    </w:pPr>
    <w:tblPr>
      <w:tblStyleRowBandSize w:val="1"/>
      <w:tblStyleColBandSize w:val="1"/>
    </w:tblPr>
  </w:style>
  <w:style w:type="paragraph" w:styleId="Revision">
    <w:name w:val="Revision"/>
    <w:hidden/>
    <w:uiPriority w:val="99"/>
    <w:semiHidden/>
    <w:rsid w:val="00A034FB"/>
    <w:pPr>
      <w:spacing w:after="0" w:line="240" w:lineRule="auto"/>
    </w:pPr>
  </w:style>
  <w:style w:type="character" w:styleId="UnresolvedMention">
    <w:name w:val="Unresolved Mention"/>
    <w:basedOn w:val="DefaultParagraphFont"/>
    <w:uiPriority w:val="99"/>
    <w:semiHidden/>
    <w:unhideWhenUsed/>
    <w:rsid w:val="00693176"/>
    <w:rPr>
      <w:color w:val="605E5C"/>
      <w:shd w:val="clear" w:color="auto" w:fill="E1DFDD"/>
    </w:rPr>
  </w:style>
  <w:style w:type="character" w:customStyle="1" w:styleId="html-span">
    <w:name w:val="html-span"/>
    <w:basedOn w:val="DefaultParagraphFont"/>
    <w:rsid w:val="001B4908"/>
  </w:style>
  <w:style w:type="paragraph" w:customStyle="1" w:styleId="xat24cr">
    <w:name w:val="xat24cr"/>
    <w:basedOn w:val="Normal"/>
    <w:rsid w:val="001B4908"/>
    <w:pPr>
      <w:spacing w:before="100" w:beforeAutospacing="1" w:after="100" w:afterAutospacing="1" w:line="240" w:lineRule="auto"/>
    </w:pPr>
    <w:rPr>
      <w:rFonts w:ascii="Times New Roman" w:eastAsia="Times New Roman" w:hAnsi="Times New Roman" w:cs="Times New Roman"/>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387">
      <w:bodyDiv w:val="1"/>
      <w:marLeft w:val="0"/>
      <w:marRight w:val="0"/>
      <w:marTop w:val="0"/>
      <w:marBottom w:val="0"/>
      <w:divBdr>
        <w:top w:val="none" w:sz="0" w:space="0" w:color="auto"/>
        <w:left w:val="none" w:sz="0" w:space="0" w:color="auto"/>
        <w:bottom w:val="none" w:sz="0" w:space="0" w:color="auto"/>
        <w:right w:val="none" w:sz="0" w:space="0" w:color="auto"/>
      </w:divBdr>
      <w:divsChild>
        <w:div w:id="1942180904">
          <w:marLeft w:val="0"/>
          <w:marRight w:val="0"/>
          <w:marTop w:val="0"/>
          <w:marBottom w:val="0"/>
          <w:divBdr>
            <w:top w:val="none" w:sz="0" w:space="0" w:color="auto"/>
            <w:left w:val="none" w:sz="0" w:space="0" w:color="auto"/>
            <w:bottom w:val="none" w:sz="0" w:space="0" w:color="auto"/>
            <w:right w:val="none" w:sz="0" w:space="0" w:color="auto"/>
          </w:divBdr>
          <w:divsChild>
            <w:div w:id="1504973671">
              <w:marLeft w:val="0"/>
              <w:marRight w:val="0"/>
              <w:marTop w:val="0"/>
              <w:marBottom w:val="0"/>
              <w:divBdr>
                <w:top w:val="none" w:sz="0" w:space="0" w:color="auto"/>
                <w:left w:val="none" w:sz="0" w:space="0" w:color="auto"/>
                <w:bottom w:val="none" w:sz="0" w:space="0" w:color="auto"/>
                <w:right w:val="none" w:sz="0" w:space="0" w:color="auto"/>
              </w:divBdr>
              <w:divsChild>
                <w:div w:id="776482301">
                  <w:marLeft w:val="0"/>
                  <w:marRight w:val="0"/>
                  <w:marTop w:val="0"/>
                  <w:marBottom w:val="0"/>
                  <w:divBdr>
                    <w:top w:val="none" w:sz="0" w:space="0" w:color="auto"/>
                    <w:left w:val="none" w:sz="0" w:space="0" w:color="auto"/>
                    <w:bottom w:val="none" w:sz="0" w:space="0" w:color="auto"/>
                    <w:right w:val="none" w:sz="0" w:space="0" w:color="auto"/>
                  </w:divBdr>
                  <w:divsChild>
                    <w:div w:id="1990354529">
                      <w:marLeft w:val="0"/>
                      <w:marRight w:val="0"/>
                      <w:marTop w:val="0"/>
                      <w:marBottom w:val="0"/>
                      <w:divBdr>
                        <w:top w:val="none" w:sz="0" w:space="0" w:color="auto"/>
                        <w:left w:val="none" w:sz="0" w:space="0" w:color="auto"/>
                        <w:bottom w:val="none" w:sz="0" w:space="0" w:color="auto"/>
                        <w:right w:val="none" w:sz="0" w:space="0" w:color="auto"/>
                      </w:divBdr>
                      <w:divsChild>
                        <w:div w:id="387267404">
                          <w:marLeft w:val="0"/>
                          <w:marRight w:val="0"/>
                          <w:marTop w:val="0"/>
                          <w:marBottom w:val="0"/>
                          <w:divBdr>
                            <w:top w:val="none" w:sz="0" w:space="0" w:color="auto"/>
                            <w:left w:val="none" w:sz="0" w:space="0" w:color="auto"/>
                            <w:bottom w:val="none" w:sz="0" w:space="0" w:color="auto"/>
                            <w:right w:val="none" w:sz="0" w:space="0" w:color="auto"/>
                          </w:divBdr>
                          <w:divsChild>
                            <w:div w:id="574707161">
                              <w:marLeft w:val="0"/>
                              <w:marRight w:val="0"/>
                              <w:marTop w:val="0"/>
                              <w:marBottom w:val="0"/>
                              <w:divBdr>
                                <w:top w:val="none" w:sz="0" w:space="0" w:color="auto"/>
                                <w:left w:val="none" w:sz="0" w:space="0" w:color="auto"/>
                                <w:bottom w:val="none" w:sz="0" w:space="0" w:color="auto"/>
                                <w:right w:val="none" w:sz="0" w:space="0" w:color="auto"/>
                              </w:divBdr>
                              <w:divsChild>
                                <w:div w:id="846556929">
                                  <w:marLeft w:val="0"/>
                                  <w:marRight w:val="0"/>
                                  <w:marTop w:val="0"/>
                                  <w:marBottom w:val="0"/>
                                  <w:divBdr>
                                    <w:top w:val="none" w:sz="0" w:space="0" w:color="auto"/>
                                    <w:left w:val="none" w:sz="0" w:space="0" w:color="auto"/>
                                    <w:bottom w:val="none" w:sz="0" w:space="0" w:color="auto"/>
                                    <w:right w:val="none" w:sz="0" w:space="0" w:color="auto"/>
                                  </w:divBdr>
                                  <w:divsChild>
                                    <w:div w:id="2069763004">
                                      <w:marLeft w:val="0"/>
                                      <w:marRight w:val="0"/>
                                      <w:marTop w:val="0"/>
                                      <w:marBottom w:val="0"/>
                                      <w:divBdr>
                                        <w:top w:val="none" w:sz="0" w:space="0" w:color="auto"/>
                                        <w:left w:val="none" w:sz="0" w:space="0" w:color="auto"/>
                                        <w:bottom w:val="none" w:sz="0" w:space="0" w:color="auto"/>
                                        <w:right w:val="none" w:sz="0" w:space="0" w:color="auto"/>
                                      </w:divBdr>
                                      <w:divsChild>
                                        <w:div w:id="316492211">
                                          <w:marLeft w:val="0"/>
                                          <w:marRight w:val="0"/>
                                          <w:marTop w:val="0"/>
                                          <w:marBottom w:val="0"/>
                                          <w:divBdr>
                                            <w:top w:val="none" w:sz="0" w:space="0" w:color="auto"/>
                                            <w:left w:val="none" w:sz="0" w:space="0" w:color="auto"/>
                                            <w:bottom w:val="none" w:sz="0" w:space="0" w:color="auto"/>
                                            <w:right w:val="none" w:sz="0" w:space="0" w:color="auto"/>
                                          </w:divBdr>
                                          <w:divsChild>
                                            <w:div w:id="1304038688">
                                              <w:marLeft w:val="0"/>
                                              <w:marRight w:val="0"/>
                                              <w:marTop w:val="0"/>
                                              <w:marBottom w:val="0"/>
                                              <w:divBdr>
                                                <w:top w:val="none" w:sz="0" w:space="0" w:color="auto"/>
                                                <w:left w:val="none" w:sz="0" w:space="0" w:color="auto"/>
                                                <w:bottom w:val="none" w:sz="0" w:space="0" w:color="auto"/>
                                                <w:right w:val="none" w:sz="0" w:space="0" w:color="auto"/>
                                              </w:divBdr>
                                              <w:divsChild>
                                                <w:div w:id="1475902705">
                                                  <w:marLeft w:val="0"/>
                                                  <w:marRight w:val="0"/>
                                                  <w:marTop w:val="0"/>
                                                  <w:marBottom w:val="0"/>
                                                  <w:divBdr>
                                                    <w:top w:val="none" w:sz="0" w:space="0" w:color="auto"/>
                                                    <w:left w:val="none" w:sz="0" w:space="0" w:color="auto"/>
                                                    <w:bottom w:val="none" w:sz="0" w:space="0" w:color="auto"/>
                                                    <w:right w:val="none" w:sz="0" w:space="0" w:color="auto"/>
                                                  </w:divBdr>
                                                  <w:divsChild>
                                                    <w:div w:id="166871147">
                                                      <w:marLeft w:val="0"/>
                                                      <w:marRight w:val="0"/>
                                                      <w:marTop w:val="0"/>
                                                      <w:marBottom w:val="0"/>
                                                      <w:divBdr>
                                                        <w:top w:val="none" w:sz="0" w:space="0" w:color="auto"/>
                                                        <w:left w:val="none" w:sz="0" w:space="0" w:color="auto"/>
                                                        <w:bottom w:val="none" w:sz="0" w:space="0" w:color="auto"/>
                                                        <w:right w:val="none" w:sz="0" w:space="0" w:color="auto"/>
                                                      </w:divBdr>
                                                      <w:divsChild>
                                                        <w:div w:id="519318294">
                                                          <w:marLeft w:val="0"/>
                                                          <w:marRight w:val="0"/>
                                                          <w:marTop w:val="0"/>
                                                          <w:marBottom w:val="0"/>
                                                          <w:divBdr>
                                                            <w:top w:val="none" w:sz="0" w:space="0" w:color="auto"/>
                                                            <w:left w:val="none" w:sz="0" w:space="0" w:color="auto"/>
                                                            <w:bottom w:val="none" w:sz="0" w:space="0" w:color="auto"/>
                                                            <w:right w:val="none" w:sz="0" w:space="0" w:color="auto"/>
                                                          </w:divBdr>
                                                          <w:divsChild>
                                                            <w:div w:id="1447046318">
                                                              <w:marLeft w:val="0"/>
                                                              <w:marRight w:val="0"/>
                                                              <w:marTop w:val="0"/>
                                                              <w:marBottom w:val="0"/>
                                                              <w:divBdr>
                                                                <w:top w:val="none" w:sz="0" w:space="0" w:color="auto"/>
                                                                <w:left w:val="none" w:sz="0" w:space="0" w:color="auto"/>
                                                                <w:bottom w:val="none" w:sz="0" w:space="0" w:color="auto"/>
                                                                <w:right w:val="none" w:sz="0" w:space="0" w:color="auto"/>
                                                              </w:divBdr>
                                                              <w:divsChild>
                                                                <w:div w:id="515579448">
                                                                  <w:marLeft w:val="0"/>
                                                                  <w:marRight w:val="0"/>
                                                                  <w:marTop w:val="0"/>
                                                                  <w:marBottom w:val="0"/>
                                                                  <w:divBdr>
                                                                    <w:top w:val="none" w:sz="0" w:space="0" w:color="auto"/>
                                                                    <w:left w:val="none" w:sz="0" w:space="0" w:color="auto"/>
                                                                    <w:bottom w:val="none" w:sz="0" w:space="0" w:color="auto"/>
                                                                    <w:right w:val="none" w:sz="0" w:space="0" w:color="auto"/>
                                                                  </w:divBdr>
                                                                  <w:divsChild>
                                                                    <w:div w:id="718240057">
                                                                      <w:marLeft w:val="0"/>
                                                                      <w:marRight w:val="0"/>
                                                                      <w:marTop w:val="0"/>
                                                                      <w:marBottom w:val="0"/>
                                                                      <w:divBdr>
                                                                        <w:top w:val="none" w:sz="0" w:space="0" w:color="auto"/>
                                                                        <w:left w:val="none" w:sz="0" w:space="0" w:color="auto"/>
                                                                        <w:bottom w:val="none" w:sz="0" w:space="0" w:color="auto"/>
                                                                        <w:right w:val="none" w:sz="0" w:space="0" w:color="auto"/>
                                                                      </w:divBdr>
                                                                      <w:divsChild>
                                                                        <w:div w:id="549653419">
                                                                          <w:marLeft w:val="0"/>
                                                                          <w:marRight w:val="0"/>
                                                                          <w:marTop w:val="0"/>
                                                                          <w:marBottom w:val="0"/>
                                                                          <w:divBdr>
                                                                            <w:top w:val="none" w:sz="0" w:space="0" w:color="auto"/>
                                                                            <w:left w:val="none" w:sz="0" w:space="0" w:color="auto"/>
                                                                            <w:bottom w:val="none" w:sz="0" w:space="0" w:color="auto"/>
                                                                            <w:right w:val="none" w:sz="0" w:space="0" w:color="auto"/>
                                                                          </w:divBdr>
                                                                          <w:divsChild>
                                                                            <w:div w:id="1376806353">
                                                                              <w:marLeft w:val="0"/>
                                                                              <w:marRight w:val="0"/>
                                                                              <w:marTop w:val="0"/>
                                                                              <w:marBottom w:val="0"/>
                                                                              <w:divBdr>
                                                                                <w:top w:val="none" w:sz="0" w:space="0" w:color="auto"/>
                                                                                <w:left w:val="none" w:sz="0" w:space="0" w:color="auto"/>
                                                                                <w:bottom w:val="none" w:sz="0" w:space="0" w:color="auto"/>
                                                                                <w:right w:val="none" w:sz="0" w:space="0" w:color="auto"/>
                                                                              </w:divBdr>
                                                                              <w:divsChild>
                                                                                <w:div w:id="632058957">
                                                                                  <w:marLeft w:val="0"/>
                                                                                  <w:marRight w:val="0"/>
                                                                                  <w:marTop w:val="0"/>
                                                                                  <w:marBottom w:val="0"/>
                                                                                  <w:divBdr>
                                                                                    <w:top w:val="none" w:sz="0" w:space="0" w:color="auto"/>
                                                                                    <w:left w:val="none" w:sz="0" w:space="0" w:color="auto"/>
                                                                                    <w:bottom w:val="none" w:sz="0" w:space="0" w:color="auto"/>
                                                                                    <w:right w:val="none" w:sz="0" w:space="0" w:color="auto"/>
                                                                                  </w:divBdr>
                                                                                  <w:divsChild>
                                                                                    <w:div w:id="1022320411">
                                                                                      <w:marLeft w:val="0"/>
                                                                                      <w:marRight w:val="0"/>
                                                                                      <w:marTop w:val="0"/>
                                                                                      <w:marBottom w:val="0"/>
                                                                                      <w:divBdr>
                                                                                        <w:top w:val="none" w:sz="0" w:space="0" w:color="auto"/>
                                                                                        <w:left w:val="none" w:sz="0" w:space="0" w:color="auto"/>
                                                                                        <w:bottom w:val="none" w:sz="0" w:space="0" w:color="auto"/>
                                                                                        <w:right w:val="none" w:sz="0" w:space="0" w:color="auto"/>
                                                                                      </w:divBdr>
                                                                                      <w:divsChild>
                                                                                        <w:div w:id="310259006">
                                                                                          <w:marLeft w:val="0"/>
                                                                                          <w:marRight w:val="0"/>
                                                                                          <w:marTop w:val="0"/>
                                                                                          <w:marBottom w:val="0"/>
                                                                                          <w:divBdr>
                                                                                            <w:top w:val="none" w:sz="0" w:space="0" w:color="auto"/>
                                                                                            <w:left w:val="none" w:sz="0" w:space="0" w:color="auto"/>
                                                                                            <w:bottom w:val="none" w:sz="0" w:space="0" w:color="auto"/>
                                                                                            <w:right w:val="none" w:sz="0" w:space="0" w:color="auto"/>
                                                                                          </w:divBdr>
                                                                                          <w:divsChild>
                                                                                            <w:div w:id="982273320">
                                                                                              <w:marLeft w:val="0"/>
                                                                                              <w:marRight w:val="0"/>
                                                                                              <w:marTop w:val="0"/>
                                                                                              <w:marBottom w:val="0"/>
                                                                                              <w:divBdr>
                                                                                                <w:top w:val="none" w:sz="0" w:space="0" w:color="auto"/>
                                                                                                <w:left w:val="none" w:sz="0" w:space="0" w:color="auto"/>
                                                                                                <w:bottom w:val="none" w:sz="0" w:space="0" w:color="auto"/>
                                                                                                <w:right w:val="none" w:sz="0" w:space="0" w:color="auto"/>
                                                                                              </w:divBdr>
                                                                                              <w:divsChild>
                                                                                                <w:div w:id="1466121222">
                                                                                                  <w:marLeft w:val="0"/>
                                                                                                  <w:marRight w:val="0"/>
                                                                                                  <w:marTop w:val="0"/>
                                                                                                  <w:marBottom w:val="0"/>
                                                                                                  <w:divBdr>
                                                                                                    <w:top w:val="none" w:sz="0" w:space="0" w:color="auto"/>
                                                                                                    <w:left w:val="none" w:sz="0" w:space="0" w:color="auto"/>
                                                                                                    <w:bottom w:val="none" w:sz="0" w:space="0" w:color="auto"/>
                                                                                                    <w:right w:val="none" w:sz="0" w:space="0" w:color="auto"/>
                                                                                                  </w:divBdr>
                                                                                                  <w:divsChild>
                                                                                                    <w:div w:id="1810854152">
                                                                                                      <w:marLeft w:val="0"/>
                                                                                                      <w:marRight w:val="0"/>
                                                                                                      <w:marTop w:val="0"/>
                                                                                                      <w:marBottom w:val="0"/>
                                                                                                      <w:divBdr>
                                                                                                        <w:top w:val="none" w:sz="0" w:space="0" w:color="auto"/>
                                                                                                        <w:left w:val="none" w:sz="0" w:space="0" w:color="auto"/>
                                                                                                        <w:bottom w:val="none" w:sz="0" w:space="0" w:color="auto"/>
                                                                                                        <w:right w:val="none" w:sz="0" w:space="0" w:color="auto"/>
                                                                                                      </w:divBdr>
                                                                                                      <w:divsChild>
                                                                                                        <w:div w:id="1587379595">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97459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784880957">
          <w:marLeft w:val="0"/>
          <w:marRight w:val="0"/>
          <w:marTop w:val="0"/>
          <w:marBottom w:val="0"/>
          <w:divBdr>
            <w:top w:val="none" w:sz="0" w:space="0" w:color="auto"/>
            <w:left w:val="none" w:sz="0" w:space="0" w:color="auto"/>
            <w:bottom w:val="none" w:sz="0" w:space="0" w:color="auto"/>
            <w:right w:val="none" w:sz="0" w:space="0" w:color="auto"/>
          </w:divBdr>
          <w:divsChild>
            <w:div w:id="314920805">
              <w:marLeft w:val="0"/>
              <w:marRight w:val="0"/>
              <w:marTop w:val="0"/>
              <w:marBottom w:val="0"/>
              <w:divBdr>
                <w:top w:val="none" w:sz="0" w:space="0" w:color="auto"/>
                <w:left w:val="none" w:sz="0" w:space="0" w:color="auto"/>
                <w:bottom w:val="none" w:sz="0" w:space="0" w:color="auto"/>
                <w:right w:val="none" w:sz="0" w:space="0" w:color="auto"/>
              </w:divBdr>
              <w:divsChild>
                <w:div w:id="805009860">
                  <w:marLeft w:val="0"/>
                  <w:marRight w:val="0"/>
                  <w:marTop w:val="0"/>
                  <w:marBottom w:val="0"/>
                  <w:divBdr>
                    <w:top w:val="none" w:sz="0" w:space="0" w:color="auto"/>
                    <w:left w:val="none" w:sz="0" w:space="0" w:color="auto"/>
                    <w:bottom w:val="none" w:sz="0" w:space="0" w:color="auto"/>
                    <w:right w:val="none" w:sz="0" w:space="0" w:color="auto"/>
                  </w:divBdr>
                  <w:divsChild>
                    <w:div w:id="979336305">
                      <w:marLeft w:val="0"/>
                      <w:marRight w:val="0"/>
                      <w:marTop w:val="0"/>
                      <w:marBottom w:val="0"/>
                      <w:divBdr>
                        <w:top w:val="none" w:sz="0" w:space="0" w:color="auto"/>
                        <w:left w:val="none" w:sz="0" w:space="0" w:color="auto"/>
                        <w:bottom w:val="none" w:sz="0" w:space="0" w:color="auto"/>
                        <w:right w:val="none" w:sz="0" w:space="0" w:color="auto"/>
                      </w:divBdr>
                      <w:divsChild>
                        <w:div w:id="543063520">
                          <w:marLeft w:val="60"/>
                          <w:marRight w:val="0"/>
                          <w:marTop w:val="0"/>
                          <w:marBottom w:val="0"/>
                          <w:divBdr>
                            <w:top w:val="none" w:sz="0" w:space="0" w:color="auto"/>
                            <w:left w:val="none" w:sz="0" w:space="0" w:color="auto"/>
                            <w:bottom w:val="none" w:sz="0" w:space="0" w:color="auto"/>
                            <w:right w:val="none" w:sz="0" w:space="0" w:color="auto"/>
                          </w:divBdr>
                          <w:divsChild>
                            <w:div w:id="899901568">
                              <w:marLeft w:val="0"/>
                              <w:marRight w:val="0"/>
                              <w:marTop w:val="0"/>
                              <w:marBottom w:val="0"/>
                              <w:divBdr>
                                <w:top w:val="none" w:sz="0" w:space="0" w:color="auto"/>
                                <w:left w:val="none" w:sz="0" w:space="0" w:color="auto"/>
                                <w:bottom w:val="none" w:sz="0" w:space="0" w:color="auto"/>
                                <w:right w:val="none" w:sz="0" w:space="0" w:color="auto"/>
                              </w:divBdr>
                            </w:div>
                            <w:div w:id="808866265">
                              <w:marLeft w:val="0"/>
                              <w:marRight w:val="0"/>
                              <w:marTop w:val="0"/>
                              <w:marBottom w:val="0"/>
                              <w:divBdr>
                                <w:top w:val="none" w:sz="0" w:space="0" w:color="auto"/>
                                <w:left w:val="none" w:sz="0" w:space="0" w:color="auto"/>
                                <w:bottom w:val="none" w:sz="0" w:space="0" w:color="auto"/>
                                <w:right w:val="none" w:sz="0" w:space="0" w:color="auto"/>
                              </w:divBdr>
                              <w:divsChild>
                                <w:div w:id="829060035">
                                  <w:marLeft w:val="0"/>
                                  <w:marRight w:val="0"/>
                                  <w:marTop w:val="0"/>
                                  <w:marBottom w:val="0"/>
                                  <w:divBdr>
                                    <w:top w:val="none" w:sz="0" w:space="0" w:color="auto"/>
                                    <w:left w:val="none" w:sz="0" w:space="0" w:color="auto"/>
                                    <w:bottom w:val="none" w:sz="0" w:space="0" w:color="auto"/>
                                    <w:right w:val="none" w:sz="0" w:space="0" w:color="auto"/>
                                  </w:divBdr>
                                  <w:divsChild>
                                    <w:div w:id="309023020">
                                      <w:marLeft w:val="0"/>
                                      <w:marRight w:val="0"/>
                                      <w:marTop w:val="120"/>
                                      <w:marBottom w:val="120"/>
                                      <w:divBdr>
                                        <w:top w:val="none" w:sz="0" w:space="0" w:color="auto"/>
                                        <w:left w:val="none" w:sz="0" w:space="0" w:color="auto"/>
                                        <w:bottom w:val="none" w:sz="0" w:space="0" w:color="auto"/>
                                        <w:right w:val="none" w:sz="0" w:space="0" w:color="auto"/>
                                      </w:divBdr>
                                      <w:divsChild>
                                        <w:div w:id="312758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0969826">
      <w:bodyDiv w:val="1"/>
      <w:marLeft w:val="0"/>
      <w:marRight w:val="0"/>
      <w:marTop w:val="0"/>
      <w:marBottom w:val="0"/>
      <w:divBdr>
        <w:top w:val="none" w:sz="0" w:space="0" w:color="auto"/>
        <w:left w:val="none" w:sz="0" w:space="0" w:color="auto"/>
        <w:bottom w:val="none" w:sz="0" w:space="0" w:color="auto"/>
        <w:right w:val="none" w:sz="0" w:space="0" w:color="auto"/>
      </w:divBdr>
    </w:div>
    <w:div w:id="979114778">
      <w:bodyDiv w:val="1"/>
      <w:marLeft w:val="0"/>
      <w:marRight w:val="0"/>
      <w:marTop w:val="0"/>
      <w:marBottom w:val="0"/>
      <w:divBdr>
        <w:top w:val="none" w:sz="0" w:space="0" w:color="auto"/>
        <w:left w:val="none" w:sz="0" w:space="0" w:color="auto"/>
        <w:bottom w:val="none" w:sz="0" w:space="0" w:color="auto"/>
        <w:right w:val="none" w:sz="0" w:space="0" w:color="auto"/>
      </w:divBdr>
    </w:div>
    <w:div w:id="210313570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5.jpg"/><Relationship Id="rId26" Type="http://schemas.openxmlformats.org/officeDocument/2006/relationships/image" Target="media/image13.jpg"/><Relationship Id="rId3" Type="http://schemas.openxmlformats.org/officeDocument/2006/relationships/customXml" Target="../customXml/item3.xml"/><Relationship Id="rId21" Type="http://schemas.openxmlformats.org/officeDocument/2006/relationships/image" Target="media/image8.jpg"/><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4.jpg"/><Relationship Id="rId25" Type="http://schemas.openxmlformats.org/officeDocument/2006/relationships/image" Target="media/image12.jpg"/><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image" Target="media/image7.jpg"/><Relationship Id="rId29" Type="http://schemas.openxmlformats.org/officeDocument/2006/relationships/image" Target="media/image16.jp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1.jpg"/><Relationship Id="rId32"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image" Target="media/image3.png"/><Relationship Id="rId23" Type="http://schemas.openxmlformats.org/officeDocument/2006/relationships/image" Target="media/image10.jpg"/><Relationship Id="rId28" Type="http://schemas.openxmlformats.org/officeDocument/2006/relationships/image" Target="media/image15.jpg"/><Relationship Id="rId10" Type="http://schemas.openxmlformats.org/officeDocument/2006/relationships/footnotes" Target="footnotes.xml"/><Relationship Id="rId19" Type="http://schemas.openxmlformats.org/officeDocument/2006/relationships/image" Target="media/image6.jpg"/><Relationship Id="rId31" Type="http://schemas.microsoft.com/office/2011/relationships/people" Target="peop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image" Target="media/image9.jpg"/><Relationship Id="rId27" Type="http://schemas.openxmlformats.org/officeDocument/2006/relationships/image" Target="media/image14.jpg"/><Relationship Id="rId30"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1CA7052A48FB44E8BAE44044031FC77" ma:contentTypeVersion="5" ma:contentTypeDescription="Create a new document." ma:contentTypeScope="" ma:versionID="72110da391d7bf7bbbd9879cda66318c">
  <xsd:schema xmlns:xsd="http://www.w3.org/2001/XMLSchema" xmlns:xs="http://www.w3.org/2001/XMLSchema" xmlns:p="http://schemas.microsoft.com/office/2006/metadata/properties" xmlns:ns3="b16a9495-4dfd-42d3-807b-98cb11f03b43" targetNamespace="http://schemas.microsoft.com/office/2006/metadata/properties" ma:root="true" ma:fieldsID="65d4c4ab10123b5e2192ffab3149626d" ns3:_="">
    <xsd:import namespace="b16a9495-4dfd-42d3-807b-98cb11f03b43"/>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16a9495-4dfd-42d3-807b-98cb11f03b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hlgh2pzFvkmpnhkVaeODs3Wnuw==">CgMxLjAyCGguZ2pkZ3hzMgloLjMwajB6bGwyCWguMWZvYjl0ZTIJaC4zem55c2g3MgloLjJldDkycDAyDmgua2ZranMzcndsMmMxOAByITF6bEVRVXYyWkdtTjZWemdfYk5uaGpmb0x1c2hhYUo3dw==</go:docsCustomData>
</go:gDocsCustomXmlDataStorage>
</file>

<file path=customXml/item3.xml><?xml version="1.0" encoding="utf-8"?>
<p:properties xmlns:p="http://schemas.microsoft.com/office/2006/metadata/properties" xmlns:xsi="http://www.w3.org/2001/XMLSchema-instance" xmlns:pc="http://schemas.microsoft.com/office/infopath/2007/PartnerControls">
  <documentManagement>
    <_activity xmlns="b16a9495-4dfd-42d3-807b-98cb11f03b43"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D39011-2B34-4226-8638-59B13D8630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16a9495-4dfd-42d3-807b-98cb11f03b4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D51EB97A-8C7A-4EE1-A3AD-E57FDBFA6BEE}">
  <ds:schemaRefs>
    <ds:schemaRef ds:uri="http://schemas.microsoft.com/office/2006/metadata/properties"/>
    <ds:schemaRef ds:uri="http://schemas.microsoft.com/office/infopath/2007/PartnerControls"/>
    <ds:schemaRef ds:uri="b16a9495-4dfd-42d3-807b-98cb11f03b43"/>
  </ds:schemaRefs>
</ds:datastoreItem>
</file>

<file path=customXml/itemProps4.xml><?xml version="1.0" encoding="utf-8"?>
<ds:datastoreItem xmlns:ds="http://schemas.openxmlformats.org/officeDocument/2006/customXml" ds:itemID="{AD64260C-1345-4C21-A804-B9FBE7B91489}">
  <ds:schemaRefs>
    <ds:schemaRef ds:uri="http://schemas.microsoft.com/sharepoint/v3/contenttype/forms"/>
  </ds:schemaRefs>
</ds:datastoreItem>
</file>

<file path=customXml/itemProps5.xml><?xml version="1.0" encoding="utf-8"?>
<ds:datastoreItem xmlns:ds="http://schemas.openxmlformats.org/officeDocument/2006/customXml" ds:itemID="{A5C61161-19E4-4D42-A5DA-EC591AFE0A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24</Pages>
  <Words>2972</Words>
  <Characters>16941</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Debora Zorzi</dc:creator>
  <cp:lastModifiedBy>NERGUI BATBAYAR</cp:lastModifiedBy>
  <cp:revision>6</cp:revision>
  <dcterms:created xsi:type="dcterms:W3CDTF">2026-10-26T01:32:00Z</dcterms:created>
  <dcterms:modified xsi:type="dcterms:W3CDTF">2026-10-26T02:00:00Z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9392f05823f65d13690dc4fb6817483613663138ac52bbed524e9b6627c257fb</vt:lpwstr>
  </property>
  <property fmtid="{D5CDD505-2E9C-101B-9397-08002B2CF9AE}" pid="3" name="ContentTypeId">
    <vt:lpwstr>0x01010091CA7052A48FB44E8BAE44044031FC77</vt:lpwstr>
  </property>
</Properties>
</file>